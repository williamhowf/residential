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389DC" w14:textId="5AC01855" w:rsidR="005637F3" w:rsidRDefault="005637F3">
      <w:pPr>
        <w:rPr>
          <w:b/>
          <w:sz w:val="32"/>
          <w:szCs w:val="32"/>
        </w:rPr>
      </w:pPr>
    </w:p>
    <w:sdt>
      <w:sdtPr>
        <w:rPr>
          <w:rFonts w:eastAsiaTheme="minorEastAsia" w:cstheme="minorBidi"/>
          <w:b w:val="0"/>
          <w:color w:val="auto"/>
          <w:sz w:val="22"/>
          <w:szCs w:val="22"/>
          <w:lang w:eastAsia="zh-CN"/>
        </w:rPr>
        <w:id w:val="-9060685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E380920" w14:textId="1EF62BEB" w:rsidR="00950BC2" w:rsidRDefault="00950BC2">
          <w:pPr>
            <w:pStyle w:val="TOCHeading"/>
          </w:pPr>
          <w:r>
            <w:t>Contents</w:t>
          </w:r>
        </w:p>
        <w:p w14:paraId="0281CEDD" w14:textId="35681EFB" w:rsidR="0079792D" w:rsidRDefault="00950BC2">
          <w:pPr>
            <w:pStyle w:val="TOC1"/>
            <w:tabs>
              <w:tab w:val="right" w:leader="dot" w:pos="9350"/>
            </w:tabs>
            <w:rPr>
              <w:noProof/>
              <w:lang w:val="en-MY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0106301" w:history="1">
            <w:r w:rsidR="0079792D" w:rsidRPr="00F96B4B">
              <w:rPr>
                <w:rStyle w:val="Hyperlink"/>
                <w:noProof/>
              </w:rPr>
              <w:t>Version</w:t>
            </w:r>
            <w:r w:rsidR="0079792D">
              <w:rPr>
                <w:noProof/>
                <w:webHidden/>
              </w:rPr>
              <w:tab/>
            </w:r>
            <w:r w:rsidR="0079792D">
              <w:rPr>
                <w:noProof/>
                <w:webHidden/>
              </w:rPr>
              <w:fldChar w:fldCharType="begin"/>
            </w:r>
            <w:r w:rsidR="0079792D">
              <w:rPr>
                <w:noProof/>
                <w:webHidden/>
              </w:rPr>
              <w:instrText xml:space="preserve"> PAGEREF _Toc520106301 \h </w:instrText>
            </w:r>
            <w:r w:rsidR="0079792D">
              <w:rPr>
                <w:noProof/>
                <w:webHidden/>
              </w:rPr>
            </w:r>
            <w:r w:rsidR="0079792D">
              <w:rPr>
                <w:noProof/>
                <w:webHidden/>
              </w:rPr>
              <w:fldChar w:fldCharType="separate"/>
            </w:r>
            <w:r w:rsidR="0079792D">
              <w:rPr>
                <w:noProof/>
                <w:webHidden/>
              </w:rPr>
              <w:t>2</w:t>
            </w:r>
            <w:r w:rsidR="0079792D">
              <w:rPr>
                <w:noProof/>
                <w:webHidden/>
              </w:rPr>
              <w:fldChar w:fldCharType="end"/>
            </w:r>
          </w:hyperlink>
        </w:p>
        <w:p w14:paraId="48E9B373" w14:textId="552B89A6" w:rsidR="0079792D" w:rsidRDefault="0079792D">
          <w:pPr>
            <w:pStyle w:val="TOC1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2" w:history="1">
            <w:r w:rsidRPr="00F96B4B">
              <w:rPr>
                <w:rStyle w:val="Hyperlink"/>
                <w:noProof/>
              </w:rPr>
              <w:t>NopCommerce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2157" w14:textId="43574794" w:rsidR="0079792D" w:rsidRDefault="0079792D">
          <w:pPr>
            <w:pStyle w:val="TOC1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3" w:history="1">
            <w:r w:rsidRPr="00F96B4B">
              <w:rPr>
                <w:rStyle w:val="Hyperlink"/>
                <w:noProof/>
              </w:rPr>
              <w:t>Nop.Plugin.Api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D9ED" w14:textId="2BACF6BF" w:rsidR="0079792D" w:rsidRDefault="0079792D">
          <w:pPr>
            <w:pStyle w:val="TOC2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4" w:history="1">
            <w:r w:rsidRPr="00F96B4B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3256" w14:textId="6D9E82F0" w:rsidR="0079792D" w:rsidRDefault="0079792D">
          <w:pPr>
            <w:pStyle w:val="TOC2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5" w:history="1">
            <w:r w:rsidRPr="00F96B4B">
              <w:rPr>
                <w:rStyle w:val="Hyperlink"/>
                <w:noProof/>
              </w:rPr>
              <w:t>Install API Sample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F3E6" w14:textId="1EDBAB22" w:rsidR="0079792D" w:rsidRDefault="0079792D">
          <w:pPr>
            <w:pStyle w:val="TOC2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6" w:history="1">
            <w:r w:rsidRPr="00F96B4B">
              <w:rPr>
                <w:rStyle w:val="Hyperlink"/>
                <w:noProof/>
              </w:rPr>
              <w:t>Create Client API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6C30" w14:textId="43AA9C00" w:rsidR="0079792D" w:rsidRDefault="0079792D">
          <w:pPr>
            <w:pStyle w:val="TOC2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7" w:history="1">
            <w:r w:rsidRPr="00F96B4B">
              <w:rPr>
                <w:rStyle w:val="Hyperlink"/>
                <w:noProof/>
              </w:rPr>
              <w:t>Call API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38AB" w14:textId="721694FE" w:rsidR="0079792D" w:rsidRDefault="0079792D">
          <w:pPr>
            <w:pStyle w:val="TOC1"/>
            <w:tabs>
              <w:tab w:val="right" w:leader="dot" w:pos="9350"/>
            </w:tabs>
            <w:rPr>
              <w:noProof/>
              <w:lang w:val="en-MY"/>
            </w:rPr>
          </w:pPr>
          <w:hyperlink w:anchor="_Toc520106308" w:history="1">
            <w:r w:rsidRPr="00F96B4B">
              <w:rPr>
                <w:rStyle w:val="Hyperlink"/>
                <w:noProof/>
              </w:rPr>
              <w:t>Create New Entity (Table)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_Toc520106308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CD05" w14:textId="5943362A" w:rsidR="00950BC2" w:rsidRDefault="00950BC2">
          <w:r>
            <w:rPr>
              <w:b/>
              <w:bCs/>
              <w:noProof/>
            </w:rPr>
            <w:fldChar w:fldCharType="end"/>
          </w:r>
        </w:p>
      </w:sdtContent>
    </w:sdt>
    <w:p w14:paraId="196C084F" w14:textId="54786503" w:rsidR="00950BC2" w:rsidRDefault="00950BC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2249CC3" w14:textId="36ABA24C" w:rsidR="0079792D" w:rsidRDefault="0079792D" w:rsidP="0079792D">
      <w:pPr>
        <w:pStyle w:val="Heading1"/>
      </w:pPr>
      <w:bookmarkStart w:id="0" w:name="_Toc520106301"/>
      <w:r>
        <w:lastRenderedPageBreak/>
        <w:t>Version</w:t>
      </w:r>
      <w:bookmarkEnd w:id="0"/>
    </w:p>
    <w:p w14:paraId="35DE7468" w14:textId="77777777" w:rsidR="0079792D" w:rsidRDefault="007979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974"/>
        <w:gridCol w:w="2255"/>
        <w:gridCol w:w="3939"/>
      </w:tblGrid>
      <w:tr w:rsidR="0079792D" w14:paraId="4F6EA06A" w14:textId="77777777" w:rsidTr="0079792D">
        <w:tc>
          <w:tcPr>
            <w:tcW w:w="1182" w:type="dxa"/>
          </w:tcPr>
          <w:p w14:paraId="2A1FD401" w14:textId="34518169" w:rsidR="0079792D" w:rsidRPr="005969FB" w:rsidRDefault="0079792D" w:rsidP="00B81FEA">
            <w:pPr>
              <w:rPr>
                <w:sz w:val="20"/>
                <w:szCs w:val="20"/>
              </w:rPr>
            </w:pPr>
            <w:r w:rsidRPr="005969FB">
              <w:rPr>
                <w:sz w:val="20"/>
                <w:szCs w:val="20"/>
              </w:rPr>
              <w:t>Date</w:t>
            </w:r>
          </w:p>
        </w:tc>
        <w:tc>
          <w:tcPr>
            <w:tcW w:w="1974" w:type="dxa"/>
          </w:tcPr>
          <w:p w14:paraId="22150421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 w:rsidRPr="005969FB">
              <w:rPr>
                <w:sz w:val="20"/>
                <w:szCs w:val="20"/>
              </w:rPr>
              <w:t>Author</w:t>
            </w:r>
          </w:p>
        </w:tc>
        <w:tc>
          <w:tcPr>
            <w:tcW w:w="2255" w:type="dxa"/>
          </w:tcPr>
          <w:p w14:paraId="1B4C30B2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 w:rsidRPr="005969FB">
              <w:rPr>
                <w:sz w:val="20"/>
                <w:szCs w:val="20"/>
              </w:rPr>
              <w:t>Version</w:t>
            </w:r>
          </w:p>
        </w:tc>
        <w:tc>
          <w:tcPr>
            <w:tcW w:w="3939" w:type="dxa"/>
          </w:tcPr>
          <w:p w14:paraId="54F4D3CF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 w:rsidRPr="005969FB">
              <w:rPr>
                <w:sz w:val="20"/>
                <w:szCs w:val="20"/>
              </w:rPr>
              <w:t>Remark</w:t>
            </w:r>
          </w:p>
        </w:tc>
      </w:tr>
      <w:tr w:rsidR="0079792D" w14:paraId="42856354" w14:textId="77777777" w:rsidTr="0079792D">
        <w:tc>
          <w:tcPr>
            <w:tcW w:w="1182" w:type="dxa"/>
          </w:tcPr>
          <w:p w14:paraId="620CD1C8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23/07/2018</w:t>
            </w:r>
          </w:p>
        </w:tc>
        <w:tc>
          <w:tcPr>
            <w:tcW w:w="1974" w:type="dxa"/>
          </w:tcPr>
          <w:p w14:paraId="20D8C63E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Eric Tan</w:t>
            </w:r>
          </w:p>
        </w:tc>
        <w:tc>
          <w:tcPr>
            <w:tcW w:w="2255" w:type="dxa"/>
          </w:tcPr>
          <w:p w14:paraId="3739F12C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3939" w:type="dxa"/>
          </w:tcPr>
          <w:p w14:paraId="44E5E4C0" w14:textId="77777777" w:rsidR="0079792D" w:rsidRPr="005969FB" w:rsidRDefault="0079792D" w:rsidP="00B81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</w:t>
            </w:r>
          </w:p>
        </w:tc>
      </w:tr>
      <w:tr w:rsidR="0079792D" w14:paraId="7CBE253F" w14:textId="77777777" w:rsidTr="0079792D">
        <w:tc>
          <w:tcPr>
            <w:tcW w:w="1182" w:type="dxa"/>
          </w:tcPr>
          <w:p w14:paraId="12407598" w14:textId="77777777" w:rsidR="0079792D" w:rsidRDefault="0079792D" w:rsidP="00B81FEA">
            <w:pPr>
              <w:rPr>
                <w:sz w:val="20"/>
                <w:szCs w:val="20"/>
              </w:rPr>
            </w:pPr>
          </w:p>
        </w:tc>
        <w:tc>
          <w:tcPr>
            <w:tcW w:w="1974" w:type="dxa"/>
          </w:tcPr>
          <w:p w14:paraId="4DEC0728" w14:textId="77777777" w:rsidR="0079792D" w:rsidRDefault="0079792D" w:rsidP="00B81FEA">
            <w:pPr>
              <w:rPr>
                <w:sz w:val="20"/>
                <w:szCs w:val="20"/>
              </w:rPr>
            </w:pPr>
          </w:p>
        </w:tc>
        <w:tc>
          <w:tcPr>
            <w:tcW w:w="2255" w:type="dxa"/>
          </w:tcPr>
          <w:p w14:paraId="72DB798C" w14:textId="77777777" w:rsidR="0079792D" w:rsidRDefault="0079792D" w:rsidP="00B81FEA">
            <w:pPr>
              <w:rPr>
                <w:sz w:val="20"/>
                <w:szCs w:val="20"/>
              </w:rPr>
            </w:pPr>
          </w:p>
        </w:tc>
        <w:tc>
          <w:tcPr>
            <w:tcW w:w="3939" w:type="dxa"/>
          </w:tcPr>
          <w:p w14:paraId="68D2DEE7" w14:textId="77777777" w:rsidR="0079792D" w:rsidRDefault="0079792D" w:rsidP="00B81FEA">
            <w:pPr>
              <w:rPr>
                <w:sz w:val="20"/>
                <w:szCs w:val="20"/>
              </w:rPr>
            </w:pPr>
          </w:p>
        </w:tc>
      </w:tr>
    </w:tbl>
    <w:p w14:paraId="21BB5104" w14:textId="77777777" w:rsidR="0079792D" w:rsidRDefault="0079792D" w:rsidP="00950BC2">
      <w:pPr>
        <w:pStyle w:val="Heading1"/>
      </w:pPr>
    </w:p>
    <w:p w14:paraId="0AC42612" w14:textId="77777777" w:rsidR="0079792D" w:rsidRDefault="0079792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  <w:bookmarkStart w:id="1" w:name="_GoBack"/>
      <w:bookmarkEnd w:id="1"/>
    </w:p>
    <w:p w14:paraId="5F65F9E8" w14:textId="717E064A" w:rsidR="00950BC2" w:rsidRDefault="00405EF5" w:rsidP="00950BC2">
      <w:pPr>
        <w:pStyle w:val="Heading1"/>
      </w:pPr>
      <w:bookmarkStart w:id="2" w:name="_Toc520106302"/>
      <w:r>
        <w:lastRenderedPageBreak/>
        <w:t>NopCommerce</w:t>
      </w:r>
      <w:bookmarkEnd w:id="2"/>
    </w:p>
    <w:p w14:paraId="50ECD61A" w14:textId="28DE8740" w:rsidR="001F0531" w:rsidRPr="001F0531" w:rsidRDefault="001F0531" w:rsidP="001F0531">
      <w:r>
        <w:tab/>
      </w:r>
    </w:p>
    <w:p w14:paraId="29C80280" w14:textId="61E5BCB3" w:rsidR="00F70BDC" w:rsidRDefault="00F70BDC" w:rsidP="00950BC2">
      <w:pPr>
        <w:rPr>
          <w:b/>
          <w:sz w:val="32"/>
          <w:szCs w:val="32"/>
        </w:rPr>
      </w:pPr>
    </w:p>
    <w:p w14:paraId="4585083A" w14:textId="77777777" w:rsidR="00950BC2" w:rsidRPr="00950BC2" w:rsidRDefault="00950BC2" w:rsidP="00950BC2">
      <w:pPr>
        <w:pStyle w:val="ListParagraph"/>
        <w:numPr>
          <w:ilvl w:val="0"/>
          <w:numId w:val="10"/>
        </w:numPr>
        <w:rPr>
          <w:del w:id="3" w:author="Eric Tan"/>
        </w:rPr>
      </w:pPr>
    </w:p>
    <w:p w14:paraId="3BAFCA17" w14:textId="77777777" w:rsidR="005637F3" w:rsidRPr="00950BC2" w:rsidRDefault="005637F3" w:rsidP="00950BC2">
      <w:pPr>
        <w:pStyle w:val="ListParagraph"/>
        <w:numPr>
          <w:ilvl w:val="0"/>
          <w:numId w:val="10"/>
        </w:numPr>
        <w:rPr>
          <w:del w:id="4" w:author="Eric Tan"/>
        </w:rPr>
      </w:pPr>
      <w:del w:id="5" w:author="Eric Tan">
        <w:r>
          <w:br w:type="page"/>
        </w:r>
      </w:del>
    </w:p>
    <w:p w14:paraId="0C612B75" w14:textId="1672583D" w:rsidR="005637F3" w:rsidRDefault="005637F3" w:rsidP="00950BC2">
      <w:pPr>
        <w:pStyle w:val="ListParagraph"/>
        <w:numPr>
          <w:ilvl w:val="0"/>
          <w:numId w:val="10"/>
        </w:numPr>
        <w:rPr>
          <w:del w:id="6" w:author="Eric Tan"/>
        </w:rPr>
      </w:pPr>
      <w:del w:id="7" w:author="Eric Tan">
        <w:r>
          <w:delText>NopCommerce</w:delText>
        </w:r>
      </w:del>
    </w:p>
    <w:p w14:paraId="7E57E10A" w14:textId="77777777" w:rsidR="005637F3" w:rsidRDefault="005637F3" w:rsidP="00950BC2">
      <w:pPr>
        <w:pStyle w:val="ListParagraph"/>
        <w:numPr>
          <w:ilvl w:val="0"/>
          <w:numId w:val="10"/>
        </w:numPr>
        <w:rPr>
          <w:del w:id="8" w:author="Eric Tan"/>
        </w:rPr>
      </w:pPr>
    </w:p>
    <w:p w14:paraId="332AA8E1" w14:textId="29F1DD53" w:rsidR="005637F3" w:rsidRPr="005637F3" w:rsidRDefault="000C24C4" w:rsidP="00950BC2">
      <w:pPr>
        <w:pStyle w:val="ListParagraph"/>
        <w:numPr>
          <w:ilvl w:val="0"/>
          <w:numId w:val="10"/>
        </w:numPr>
        <w:rPr>
          <w:del w:id="9" w:author="Eric Tan"/>
        </w:rPr>
      </w:pPr>
      <w:del w:id="10" w:author="Eric Tan">
        <w:r w:rsidRPr="000C24C4">
          <w:delText>Connection String Setting</w:delText>
        </w:r>
      </w:del>
    </w:p>
    <w:p w14:paraId="14D51CA2" w14:textId="77777777" w:rsidR="005637F3" w:rsidRDefault="005637F3" w:rsidP="00950BC2">
      <w:pPr>
        <w:pStyle w:val="ListParagraph"/>
        <w:numPr>
          <w:ilvl w:val="0"/>
          <w:numId w:val="10"/>
        </w:numPr>
        <w:rPr>
          <w:del w:id="11" w:author="Eric Tan"/>
        </w:rPr>
      </w:pPr>
    </w:p>
    <w:p w14:paraId="2F883504" w14:textId="3EC48953" w:rsidR="000C24C4" w:rsidRDefault="000C24C4" w:rsidP="00950BC2">
      <w:pPr>
        <w:pStyle w:val="ListParagraph"/>
        <w:numPr>
          <w:ilvl w:val="0"/>
          <w:numId w:val="10"/>
        </w:numPr>
        <w:rPr>
          <w:del w:id="12" w:author="Eric Tan"/>
        </w:rPr>
      </w:pPr>
      <w:del w:id="13" w:author="Eric Tan">
        <w:r>
          <w:delText>Presentation/Nop.Web/App_Data/</w:delText>
        </w:r>
        <w:r w:rsidRPr="000C24C4">
          <w:delText xml:space="preserve"> dataSettings</w:delText>
        </w:r>
        <w:r>
          <w:delText>.json</w:delText>
        </w:r>
      </w:del>
    </w:p>
    <w:p w14:paraId="7A5A3155" w14:textId="05A1FF01" w:rsidR="0090796E" w:rsidRDefault="0090796E" w:rsidP="00950BC2">
      <w:pPr>
        <w:pStyle w:val="ListParagraph"/>
        <w:numPr>
          <w:ilvl w:val="0"/>
          <w:numId w:val="10"/>
        </w:numPr>
      </w:pPr>
      <w:r>
        <w:rPr>
          <w:rFonts w:hint="eastAsia"/>
        </w:rPr>
        <w:t>Download</w:t>
      </w:r>
      <w:r>
        <w:t xml:space="preserve"> NopCommerce 4.0 from </w:t>
      </w:r>
      <w:hyperlink r:id="rId6" w:history="1">
        <w:r w:rsidR="001F0863" w:rsidRPr="00950BC2">
          <w:t>https://www.nopcommerce.com</w:t>
        </w:r>
      </w:hyperlink>
      <w:r w:rsidR="001F0863">
        <w:t xml:space="preserve"> </w:t>
      </w:r>
    </w:p>
    <w:p w14:paraId="32C070DA" w14:textId="77777777" w:rsidR="001F0863" w:rsidRDefault="001F0863" w:rsidP="001F0863">
      <w:pPr>
        <w:pStyle w:val="ListParagraph"/>
      </w:pPr>
    </w:p>
    <w:p w14:paraId="75BA0694" w14:textId="4AAFD81E" w:rsidR="00060F44" w:rsidRDefault="00060F44" w:rsidP="000C24C4">
      <w:pPr>
        <w:pStyle w:val="ListParagraph"/>
        <w:numPr>
          <w:ilvl w:val="0"/>
          <w:numId w:val="10"/>
        </w:numPr>
      </w:pPr>
      <w:r>
        <w:rPr>
          <w:rFonts w:hint="eastAsia"/>
        </w:rPr>
        <w:t>E</w:t>
      </w:r>
      <w:r>
        <w:t>x</w:t>
      </w:r>
      <w:r>
        <w:rPr>
          <w:rFonts w:hint="eastAsia"/>
        </w:rPr>
        <w:t>tract</w:t>
      </w:r>
      <w:r>
        <w:t xml:space="preserve"> </w:t>
      </w:r>
      <w:r>
        <w:rPr>
          <w:rFonts w:hint="eastAsia"/>
        </w:rPr>
        <w:t>Nopcommerce</w:t>
      </w:r>
      <w:r>
        <w:t xml:space="preserve"> file</w:t>
      </w:r>
      <w:r w:rsidR="00C85AF3">
        <w:t xml:space="preserve"> and open the solution</w:t>
      </w:r>
      <w:r>
        <w:t>.</w:t>
      </w:r>
    </w:p>
    <w:p w14:paraId="7A389BB3" w14:textId="77777777" w:rsidR="003F26CF" w:rsidRDefault="003F26CF" w:rsidP="003F26CF">
      <w:pPr>
        <w:pStyle w:val="ListParagraph"/>
      </w:pPr>
    </w:p>
    <w:p w14:paraId="7C3B77B9" w14:textId="1CE8C4A8" w:rsidR="00151ECC" w:rsidRPr="00151ECC" w:rsidRDefault="00151ECC" w:rsidP="000C24C4">
      <w:pPr>
        <w:pStyle w:val="ListParagraph"/>
        <w:numPr>
          <w:ilvl w:val="0"/>
          <w:numId w:val="10"/>
        </w:numPr>
      </w:pPr>
      <w:r>
        <w:t>Open Visual Studio 2017 and run as “Administrator” and open “</w:t>
      </w:r>
      <w:proofErr w:type="spellStart"/>
      <w:proofErr w:type="gramStart"/>
      <w:r>
        <w:t>NopCommerce”solution</w:t>
      </w:r>
      <w:proofErr w:type="spellEnd"/>
      <w:proofErr w:type="gramEnd"/>
      <w:r>
        <w:t xml:space="preserve">.  </w:t>
      </w:r>
    </w:p>
    <w:p w14:paraId="106CFD41" w14:textId="77777777" w:rsidR="00151ECC" w:rsidRPr="00151ECC" w:rsidRDefault="00151ECC" w:rsidP="00151ECC">
      <w:pPr>
        <w:pStyle w:val="ListParagraph"/>
        <w:rPr>
          <w:lang w:val="en-MY"/>
        </w:rPr>
      </w:pPr>
    </w:p>
    <w:p w14:paraId="0E5D54BF" w14:textId="54E19F6B" w:rsidR="00060F44" w:rsidRPr="003F26CF" w:rsidRDefault="003F26CF" w:rsidP="000C24C4">
      <w:pPr>
        <w:pStyle w:val="ListParagraph"/>
        <w:numPr>
          <w:ilvl w:val="0"/>
          <w:numId w:val="10"/>
        </w:numPr>
      </w:pPr>
      <w:r>
        <w:rPr>
          <w:lang w:val="en-MY"/>
        </w:rPr>
        <w:t>Set “Nop.Web” as start-up project and run</w:t>
      </w:r>
      <w:r w:rsidR="00151ECC">
        <w:rPr>
          <w:lang w:val="en-MY"/>
        </w:rPr>
        <w:t xml:space="preserve">. </w:t>
      </w:r>
    </w:p>
    <w:p w14:paraId="12E79D85" w14:textId="5A92BB80" w:rsidR="003F26CF" w:rsidRDefault="003F26CF" w:rsidP="003F26CF">
      <w:pPr>
        <w:pStyle w:val="ListParagraph"/>
      </w:pPr>
    </w:p>
    <w:p w14:paraId="4A300294" w14:textId="68BA211B" w:rsidR="003F26CF" w:rsidRDefault="003F26CF" w:rsidP="003F26CF">
      <w:pPr>
        <w:pStyle w:val="ListParagraph"/>
      </w:pPr>
      <w:r>
        <w:rPr>
          <w:noProof/>
        </w:rPr>
        <w:drawing>
          <wp:inline distT="0" distB="0" distL="0" distR="0" wp14:anchorId="6F934625" wp14:editId="11BCCC71">
            <wp:extent cx="5939790" cy="51695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14A" w14:textId="7D9E15EB" w:rsidR="003F26CF" w:rsidRDefault="003F26CF" w:rsidP="003F26CF">
      <w:pPr>
        <w:pStyle w:val="ListParagraph"/>
        <w:ind w:left="1440"/>
      </w:pPr>
      <w:r>
        <w:t xml:space="preserve">Fill up nopcommerce admin user password and check “Use SQL Server”, “Create database if doesn’t exist”, enter connection string info and click “Install” </w:t>
      </w:r>
    </w:p>
    <w:p w14:paraId="38400DB1" w14:textId="58382E44" w:rsidR="003F26CF" w:rsidRDefault="003F26CF" w:rsidP="003F26CF">
      <w:r>
        <w:t xml:space="preserve"> </w:t>
      </w:r>
    </w:p>
    <w:p w14:paraId="7D790030" w14:textId="7CFFDD55" w:rsidR="000C24C4" w:rsidRPr="000C24C4" w:rsidRDefault="000C24C4" w:rsidP="000C24C4">
      <w:pPr>
        <w:pStyle w:val="ListParagraph"/>
        <w:rPr>
          <w:b/>
          <w:sz w:val="32"/>
          <w:szCs w:val="32"/>
        </w:rPr>
      </w:pPr>
    </w:p>
    <w:p w14:paraId="0B2BF0BD" w14:textId="3F08D1C3" w:rsidR="00EF3DFC" w:rsidRDefault="00EF3DFC">
      <w:pPr>
        <w:rPr>
          <w:b/>
          <w:sz w:val="32"/>
          <w:szCs w:val="32"/>
        </w:rPr>
      </w:pPr>
    </w:p>
    <w:p w14:paraId="6BA6F04D" w14:textId="72F70FF4" w:rsidR="007737B1" w:rsidRPr="007009F9" w:rsidRDefault="00736F9F" w:rsidP="005637F3">
      <w:pPr>
        <w:pStyle w:val="Heading1"/>
        <w:rPr>
          <w:b w:val="0"/>
        </w:rPr>
      </w:pPr>
      <w:bookmarkStart w:id="14" w:name="_Toc520106303"/>
      <w:proofErr w:type="gramStart"/>
      <w:r w:rsidRPr="007009F9">
        <w:t>Nop.Plugin.Api</w:t>
      </w:r>
      <w:bookmarkEnd w:id="14"/>
      <w:proofErr w:type="gramEnd"/>
    </w:p>
    <w:p w14:paraId="242C1F84" w14:textId="4B9ADDAB" w:rsidR="00896C4D" w:rsidRDefault="00896C4D" w:rsidP="005637F3">
      <w:pPr>
        <w:pStyle w:val="Heading2"/>
      </w:pPr>
      <w:bookmarkStart w:id="15" w:name="_Toc520106304"/>
      <w:r w:rsidRPr="00896C4D">
        <w:t>Installation</w:t>
      </w:r>
      <w:bookmarkEnd w:id="15"/>
    </w:p>
    <w:p w14:paraId="559DD10C" w14:textId="77777777" w:rsidR="005637F3" w:rsidRDefault="005637F3" w:rsidP="005637F3">
      <w:pPr>
        <w:pStyle w:val="ListParagraph"/>
      </w:pPr>
    </w:p>
    <w:p w14:paraId="54475BF4" w14:textId="72919213" w:rsidR="00762753" w:rsidRDefault="006D0AA9" w:rsidP="006D0AA9">
      <w:pPr>
        <w:pStyle w:val="ListParagraph"/>
        <w:numPr>
          <w:ilvl w:val="0"/>
          <w:numId w:val="3"/>
        </w:numPr>
      </w:pPr>
      <w:r>
        <w:t>Download “</w:t>
      </w:r>
      <w:proofErr w:type="gramStart"/>
      <w:r w:rsidRPr="00810ED3">
        <w:rPr>
          <w:b/>
        </w:rPr>
        <w:t>Nop.Plugin.Api</w:t>
      </w:r>
      <w:proofErr w:type="gramEnd"/>
      <w:r>
        <w:t xml:space="preserve">” from </w:t>
      </w:r>
      <w:r w:rsidRPr="006D0AA9">
        <w:t>https://github.com/SevenSpikes/api-plugin-for-nopcommerce</w:t>
      </w:r>
    </w:p>
    <w:p w14:paraId="13114F6C" w14:textId="77777777" w:rsidR="00762753" w:rsidRDefault="00762753" w:rsidP="00762753">
      <w:pPr>
        <w:pStyle w:val="ListParagraph"/>
      </w:pPr>
    </w:p>
    <w:p w14:paraId="1BABD98C" w14:textId="0EEC483E" w:rsidR="00896C4D" w:rsidRDefault="008909D0" w:rsidP="00896C4D">
      <w:pPr>
        <w:pStyle w:val="ListParagraph"/>
        <w:numPr>
          <w:ilvl w:val="0"/>
          <w:numId w:val="3"/>
        </w:numPr>
      </w:pPr>
      <w:r>
        <w:t xml:space="preserve">Extract zip file </w:t>
      </w:r>
      <w:r w:rsidR="003D1950" w:rsidRPr="003D1950">
        <w:rPr>
          <w:b/>
        </w:rPr>
        <w:t>Nop.Plugin.Api_4.00.zip</w:t>
      </w:r>
      <w:r w:rsidR="003D1950">
        <w:t xml:space="preserve"> </w:t>
      </w:r>
      <w:r>
        <w:t xml:space="preserve">and copy </w:t>
      </w:r>
      <w:r w:rsidR="00896C4D">
        <w:t>“</w:t>
      </w:r>
      <w:proofErr w:type="gramStart"/>
      <w:r w:rsidR="00896C4D" w:rsidRPr="00810ED3">
        <w:rPr>
          <w:b/>
        </w:rPr>
        <w:t>Nop.Plugin.Api</w:t>
      </w:r>
      <w:proofErr w:type="gramEnd"/>
      <w:r w:rsidR="00896C4D">
        <w:t>” into the same folder as other “</w:t>
      </w:r>
      <w:r w:rsidR="00896C4D" w:rsidRPr="00810ED3">
        <w:rPr>
          <w:b/>
        </w:rPr>
        <w:t>Plugin</w:t>
      </w:r>
      <w:r w:rsidR="00896C4D">
        <w:t xml:space="preserve">” projects in </w:t>
      </w:r>
      <w:r w:rsidR="00F06B0C">
        <w:t>NopCommerce</w:t>
      </w:r>
      <w:r w:rsidR="00896C4D">
        <w:t xml:space="preserve"> solution. </w:t>
      </w:r>
    </w:p>
    <w:p w14:paraId="50752BC7" w14:textId="77777777" w:rsidR="00762753" w:rsidRDefault="00762753" w:rsidP="00762753">
      <w:pPr>
        <w:pStyle w:val="ListParagraph"/>
      </w:pPr>
    </w:p>
    <w:p w14:paraId="364CE0D9" w14:textId="34565F83" w:rsidR="00762753" w:rsidRDefault="00762753" w:rsidP="00896C4D">
      <w:pPr>
        <w:pStyle w:val="ListParagraph"/>
        <w:numPr>
          <w:ilvl w:val="0"/>
          <w:numId w:val="3"/>
        </w:numPr>
      </w:pPr>
      <w:r>
        <w:t>Add the “</w:t>
      </w:r>
      <w:proofErr w:type="gramStart"/>
      <w:r w:rsidRPr="00810ED3">
        <w:rPr>
          <w:b/>
        </w:rPr>
        <w:t>Nop.Plugin.Api</w:t>
      </w:r>
      <w:proofErr w:type="gramEnd"/>
      <w:r>
        <w:t>” project in “</w:t>
      </w:r>
      <w:r w:rsidRPr="00810ED3">
        <w:rPr>
          <w:b/>
        </w:rPr>
        <w:t>NopCommerce</w:t>
      </w:r>
      <w:r>
        <w:t xml:space="preserve">” solution. </w:t>
      </w:r>
    </w:p>
    <w:p w14:paraId="0647A651" w14:textId="77777777" w:rsidR="006D0AA9" w:rsidRDefault="006D0AA9" w:rsidP="006D0AA9">
      <w:pPr>
        <w:pStyle w:val="ListParagraph"/>
      </w:pPr>
    </w:p>
    <w:p w14:paraId="5E241F38" w14:textId="74794668" w:rsidR="00762753" w:rsidRDefault="00762753" w:rsidP="00762753">
      <w:pPr>
        <w:pStyle w:val="ListParagraph"/>
      </w:pPr>
      <w:r>
        <w:rPr>
          <w:noProof/>
        </w:rPr>
        <w:drawing>
          <wp:inline distT="0" distB="0" distL="0" distR="0" wp14:anchorId="29E66DA1" wp14:editId="7AC1B63D">
            <wp:extent cx="5939790" cy="45319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0E3D" w14:textId="77777777" w:rsidR="00896C4D" w:rsidRDefault="00896C4D" w:rsidP="00896C4D">
      <w:pPr>
        <w:pStyle w:val="ListParagraph"/>
      </w:pPr>
    </w:p>
    <w:p w14:paraId="4656B80E" w14:textId="6E9507EA" w:rsidR="00896C4D" w:rsidRDefault="00896C4D" w:rsidP="00896C4D">
      <w:pPr>
        <w:pStyle w:val="ListParagraph"/>
        <w:numPr>
          <w:ilvl w:val="0"/>
          <w:numId w:val="3"/>
        </w:numPr>
      </w:pPr>
      <w:r>
        <w:t xml:space="preserve">Add reference project: </w:t>
      </w:r>
    </w:p>
    <w:p w14:paraId="16995CE9" w14:textId="77777777" w:rsidR="00896C4D" w:rsidRDefault="00896C4D" w:rsidP="00896C4D">
      <w:pPr>
        <w:pStyle w:val="ListParagraph"/>
      </w:pPr>
    </w:p>
    <w:p w14:paraId="3175FDE1" w14:textId="1264BCC0" w:rsidR="00896C4D" w:rsidRDefault="00896C4D" w:rsidP="00896C4D">
      <w:pPr>
        <w:pStyle w:val="ListParagraph"/>
        <w:numPr>
          <w:ilvl w:val="0"/>
          <w:numId w:val="4"/>
        </w:numPr>
      </w:pPr>
      <w:r>
        <w:t>Nop.Core</w:t>
      </w:r>
    </w:p>
    <w:p w14:paraId="3DA9BBC9" w14:textId="29E2D849" w:rsidR="00896C4D" w:rsidRDefault="00896C4D" w:rsidP="00896C4D">
      <w:pPr>
        <w:pStyle w:val="ListParagraph"/>
        <w:numPr>
          <w:ilvl w:val="0"/>
          <w:numId w:val="4"/>
        </w:numPr>
      </w:pPr>
      <w:r>
        <w:t>Nop.Service</w:t>
      </w:r>
    </w:p>
    <w:p w14:paraId="7E902296" w14:textId="37BB87F8" w:rsidR="00896C4D" w:rsidRDefault="00896C4D" w:rsidP="00896C4D">
      <w:pPr>
        <w:pStyle w:val="ListParagraph"/>
        <w:numPr>
          <w:ilvl w:val="0"/>
          <w:numId w:val="4"/>
        </w:numPr>
      </w:pPr>
      <w:r>
        <w:lastRenderedPageBreak/>
        <w:t>Nop.Web.Framework</w:t>
      </w:r>
    </w:p>
    <w:p w14:paraId="0187FA3C" w14:textId="77777777" w:rsidR="00F06B0C" w:rsidRDefault="00F06B0C" w:rsidP="00F06B0C">
      <w:pPr>
        <w:pStyle w:val="ListParagraph"/>
      </w:pPr>
    </w:p>
    <w:p w14:paraId="28506A49" w14:textId="77777777" w:rsidR="00A87AB8" w:rsidRDefault="00A87AB8" w:rsidP="00A87AB8">
      <w:pPr>
        <w:pStyle w:val="ListParagraph"/>
      </w:pPr>
    </w:p>
    <w:p w14:paraId="463B73D7" w14:textId="77777777" w:rsidR="00284D22" w:rsidRDefault="00A87AB8" w:rsidP="00A87AB8">
      <w:pPr>
        <w:pStyle w:val="ListParagraph"/>
        <w:numPr>
          <w:ilvl w:val="0"/>
          <w:numId w:val="3"/>
        </w:numPr>
      </w:pPr>
      <w:r>
        <w:t>Ensure “</w:t>
      </w:r>
      <w:proofErr w:type="gramStart"/>
      <w:r w:rsidRPr="00810ED3">
        <w:rPr>
          <w:b/>
        </w:rPr>
        <w:t>Nop.Plugin.Api</w:t>
      </w:r>
      <w:proofErr w:type="gramEnd"/>
      <w:r>
        <w:t>” build output to</w:t>
      </w:r>
    </w:p>
    <w:p w14:paraId="31EBC2F8" w14:textId="5D3E9DE0" w:rsidR="00A87AB8" w:rsidRDefault="00A87AB8" w:rsidP="00284D22">
      <w:pPr>
        <w:pStyle w:val="ListParagraph"/>
      </w:pPr>
      <w:r>
        <w:t>“</w:t>
      </w:r>
      <w:r w:rsidRPr="00810ED3">
        <w:rPr>
          <w:b/>
        </w:rPr>
        <w:t>nopCommerce4.0\Presentation\Nop.Web\Plugins\Nop.Plugin.Api</w:t>
      </w:r>
      <w:r>
        <w:t>” folder</w:t>
      </w:r>
    </w:p>
    <w:p w14:paraId="48AEC304" w14:textId="77777777" w:rsidR="0050518C" w:rsidRDefault="0050518C" w:rsidP="0050518C">
      <w:pPr>
        <w:pStyle w:val="ListParagraph"/>
      </w:pPr>
    </w:p>
    <w:p w14:paraId="3CA37F22" w14:textId="735354DA" w:rsidR="00A87AB8" w:rsidRDefault="00A87AB8" w:rsidP="00A87AB8">
      <w:pPr>
        <w:pStyle w:val="ListParagraph"/>
      </w:pPr>
      <w:r>
        <w:rPr>
          <w:noProof/>
        </w:rPr>
        <w:drawing>
          <wp:inline distT="0" distB="0" distL="0" distR="0" wp14:anchorId="00966702" wp14:editId="24FA5B8B">
            <wp:extent cx="593407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2D39" w14:textId="43C696A5" w:rsidR="006D0AA9" w:rsidRDefault="006D0AA9" w:rsidP="00A87AB8">
      <w:pPr>
        <w:pStyle w:val="ListParagraph"/>
      </w:pPr>
    </w:p>
    <w:p w14:paraId="4772ACAB" w14:textId="77777777" w:rsidR="006D0AA9" w:rsidRDefault="006D0AA9" w:rsidP="006D0AA9">
      <w:pPr>
        <w:pStyle w:val="ListParagraph"/>
        <w:numPr>
          <w:ilvl w:val="0"/>
          <w:numId w:val="3"/>
        </w:numPr>
      </w:pPr>
      <w:r>
        <w:t>Rebuild “</w:t>
      </w:r>
      <w:proofErr w:type="gramStart"/>
      <w:r w:rsidRPr="00810ED3">
        <w:rPr>
          <w:b/>
        </w:rPr>
        <w:t>Nop.Plugin.Api</w:t>
      </w:r>
      <w:proofErr w:type="gramEnd"/>
      <w:r>
        <w:t xml:space="preserve">” project. </w:t>
      </w:r>
    </w:p>
    <w:p w14:paraId="74836C82" w14:textId="77777777" w:rsidR="00A87AB8" w:rsidRDefault="00A87AB8" w:rsidP="00A87AB8">
      <w:pPr>
        <w:pStyle w:val="ListParagraph"/>
      </w:pPr>
    </w:p>
    <w:p w14:paraId="70E6BDB8" w14:textId="77777777" w:rsidR="00A87AB8" w:rsidRDefault="00A87AB8" w:rsidP="00A87AB8">
      <w:pPr>
        <w:pStyle w:val="ListParagraph"/>
      </w:pPr>
      <w:r>
        <w:rPr>
          <w:noProof/>
        </w:rPr>
        <w:drawing>
          <wp:inline distT="0" distB="0" distL="0" distR="0" wp14:anchorId="3396B698" wp14:editId="798F26E5">
            <wp:extent cx="5941060" cy="3387256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06" cy="33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C67A" w14:textId="77777777" w:rsidR="005637F3" w:rsidRDefault="005637F3">
      <w:r>
        <w:br w:type="page"/>
      </w:r>
    </w:p>
    <w:p w14:paraId="5F093DD8" w14:textId="2FA5BB4A" w:rsidR="00A87AB8" w:rsidRDefault="00A87AB8" w:rsidP="00A87AB8">
      <w:pPr>
        <w:pStyle w:val="ListParagraph"/>
      </w:pPr>
      <w:r>
        <w:lastRenderedPageBreak/>
        <w:t>Ensure the files shown above are there</w:t>
      </w:r>
      <w:r w:rsidR="00810ED3">
        <w:t xml:space="preserve"> after build</w:t>
      </w:r>
    </w:p>
    <w:p w14:paraId="740FFB7E" w14:textId="77777777" w:rsidR="00A87AB8" w:rsidRDefault="00A87AB8" w:rsidP="00A87AB8">
      <w:pPr>
        <w:pStyle w:val="ListParagraph"/>
      </w:pPr>
    </w:p>
    <w:p w14:paraId="1E726152" w14:textId="793B4C70" w:rsidR="0050518C" w:rsidRDefault="00A87AB8" w:rsidP="00290BDC">
      <w:pPr>
        <w:pStyle w:val="ListParagraph"/>
        <w:numPr>
          <w:ilvl w:val="0"/>
          <w:numId w:val="3"/>
        </w:numPr>
      </w:pPr>
      <w:r>
        <w:t>Run “</w:t>
      </w:r>
      <w:r w:rsidRPr="0050518C">
        <w:rPr>
          <w:b/>
        </w:rPr>
        <w:t>Nop.Web</w:t>
      </w:r>
      <w:r>
        <w:t xml:space="preserve">”, login as administrator and go to admin site. </w:t>
      </w:r>
      <w:r w:rsidR="00BA7209">
        <w:t xml:space="preserve">Refer to this </w:t>
      </w:r>
      <w:proofErr w:type="spellStart"/>
      <w:r w:rsidR="00BA7209">
        <w:t>url</w:t>
      </w:r>
      <w:proofErr w:type="spellEnd"/>
      <w:r w:rsidR="00BA7209">
        <w:t xml:space="preserve"> </w:t>
      </w:r>
      <w:hyperlink r:id="rId11" w:history="1">
        <w:r w:rsidR="00290BDC" w:rsidRPr="00554327">
          <w:rPr>
            <w:rStyle w:val="Hyperlink"/>
          </w:rPr>
          <w:t>https://www.techadvisor.co.uk/how-to/windows/how-run-programs-as-administrator-in-windows-10-3632744/</w:t>
        </w:r>
      </w:hyperlink>
      <w:r w:rsidR="00290BDC">
        <w:t xml:space="preserve">. On how set to run Visual Studio 2017 as administrator by default. </w:t>
      </w:r>
    </w:p>
    <w:p w14:paraId="639C77EC" w14:textId="77777777" w:rsidR="0050518C" w:rsidRDefault="0050518C" w:rsidP="0050518C">
      <w:pPr>
        <w:pStyle w:val="ListParagraph"/>
      </w:pPr>
    </w:p>
    <w:p w14:paraId="4441E526" w14:textId="250C4AC0" w:rsidR="00A87AB8" w:rsidRDefault="00A87AB8" w:rsidP="0050518C">
      <w:pPr>
        <w:pStyle w:val="ListParagraph"/>
        <w:numPr>
          <w:ilvl w:val="0"/>
          <w:numId w:val="3"/>
        </w:numPr>
      </w:pPr>
      <w:r>
        <w:t>Go to “</w:t>
      </w:r>
      <w:r w:rsidRPr="0050518C">
        <w:rPr>
          <w:b/>
        </w:rPr>
        <w:t>Configuration</w:t>
      </w:r>
      <w:r>
        <w:t>” and “</w:t>
      </w:r>
      <w:r w:rsidRPr="0050518C">
        <w:rPr>
          <w:b/>
        </w:rPr>
        <w:t>Plugin</w:t>
      </w:r>
      <w:r>
        <w:t xml:space="preserve">” </w:t>
      </w:r>
    </w:p>
    <w:p w14:paraId="1AF1961E" w14:textId="77777777" w:rsidR="00A87AB8" w:rsidRDefault="00A87AB8" w:rsidP="00A87AB8">
      <w:pPr>
        <w:pStyle w:val="ListParagraph"/>
      </w:pPr>
    </w:p>
    <w:p w14:paraId="0A505176" w14:textId="3BBA08FC" w:rsidR="00F06B0C" w:rsidRDefault="00A87AB8" w:rsidP="00F06B0C">
      <w:pPr>
        <w:pStyle w:val="ListParagraph"/>
      </w:pPr>
      <w:r>
        <w:rPr>
          <w:noProof/>
        </w:rPr>
        <w:drawing>
          <wp:inline distT="0" distB="0" distL="0" distR="0" wp14:anchorId="75E3FE16" wp14:editId="469776EC">
            <wp:extent cx="5931535" cy="240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8FCC" w14:textId="2C439A97" w:rsidR="00A87AB8" w:rsidRDefault="00A87AB8" w:rsidP="00F06B0C">
      <w:pPr>
        <w:pStyle w:val="ListParagraph"/>
      </w:pPr>
    </w:p>
    <w:p w14:paraId="388E63B4" w14:textId="6FD1B6BB" w:rsidR="00A87AB8" w:rsidRDefault="00A87AB8" w:rsidP="00F06B0C">
      <w:pPr>
        <w:pStyle w:val="ListParagraph"/>
      </w:pPr>
      <w:r>
        <w:t>Click “</w:t>
      </w:r>
      <w:r w:rsidRPr="0050518C">
        <w:rPr>
          <w:b/>
        </w:rPr>
        <w:t>Install</w:t>
      </w:r>
      <w:r>
        <w:t xml:space="preserve">” </w:t>
      </w:r>
    </w:p>
    <w:p w14:paraId="3889DA33" w14:textId="77777777" w:rsidR="0050518C" w:rsidRDefault="0050518C" w:rsidP="0050518C">
      <w:pPr>
        <w:pStyle w:val="ListParagraph"/>
      </w:pPr>
    </w:p>
    <w:p w14:paraId="087A84FA" w14:textId="5EF00201" w:rsidR="00377306" w:rsidRDefault="00762753" w:rsidP="00377306">
      <w:pPr>
        <w:pStyle w:val="ListParagraph"/>
        <w:numPr>
          <w:ilvl w:val="0"/>
          <w:numId w:val="3"/>
        </w:numPr>
      </w:pPr>
      <w:r>
        <w:t>After install “</w:t>
      </w:r>
      <w:proofErr w:type="gramStart"/>
      <w:r w:rsidRPr="0050518C">
        <w:rPr>
          <w:b/>
        </w:rPr>
        <w:t>Nop.Plugin.Api</w:t>
      </w:r>
      <w:proofErr w:type="gramEnd"/>
      <w:r>
        <w:t xml:space="preserve">” will be added in </w:t>
      </w:r>
      <w:r w:rsidR="00377306">
        <w:t>“</w:t>
      </w:r>
      <w:proofErr w:type="spellStart"/>
      <w:r w:rsidR="00377306" w:rsidRPr="0050518C">
        <w:rPr>
          <w:b/>
        </w:rPr>
        <w:t>App_Data</w:t>
      </w:r>
      <w:proofErr w:type="spellEnd"/>
      <w:r w:rsidR="00377306" w:rsidRPr="0050518C">
        <w:rPr>
          <w:b/>
        </w:rPr>
        <w:t>\</w:t>
      </w:r>
      <w:proofErr w:type="spellStart"/>
      <w:r w:rsidR="00377306" w:rsidRPr="0050518C">
        <w:rPr>
          <w:b/>
        </w:rPr>
        <w:t>installedPlugins.json</w:t>
      </w:r>
      <w:proofErr w:type="spellEnd"/>
      <w:r w:rsidR="00377306">
        <w:t>” in “</w:t>
      </w:r>
      <w:r w:rsidR="00377306" w:rsidRPr="0050518C">
        <w:rPr>
          <w:b/>
        </w:rPr>
        <w:t>Nop.Web</w:t>
      </w:r>
      <w:r>
        <w:t xml:space="preserve">” project. </w:t>
      </w:r>
      <w:r w:rsidR="00377306">
        <w:t xml:space="preserve"> </w:t>
      </w:r>
    </w:p>
    <w:p w14:paraId="416D446D" w14:textId="17E6CFCF" w:rsidR="00377306" w:rsidRDefault="00377306" w:rsidP="00377306">
      <w:pPr>
        <w:pStyle w:val="ListParagraph"/>
      </w:pPr>
    </w:p>
    <w:p w14:paraId="0CBEF33F" w14:textId="253A200A" w:rsidR="00377306" w:rsidRDefault="00377306" w:rsidP="00377306">
      <w:pPr>
        <w:pStyle w:val="ListParagraph"/>
      </w:pPr>
      <w:r>
        <w:rPr>
          <w:noProof/>
        </w:rPr>
        <w:lastRenderedPageBreak/>
        <w:drawing>
          <wp:inline distT="0" distB="0" distL="0" distR="0" wp14:anchorId="5656829D" wp14:editId="1CCC268F">
            <wp:extent cx="5476875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33" cy="347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52E3" w14:textId="74851ADD" w:rsidR="00762753" w:rsidRDefault="00762753" w:rsidP="00762753">
      <w:pPr>
        <w:pStyle w:val="ListParagraph"/>
        <w:numPr>
          <w:ilvl w:val="0"/>
          <w:numId w:val="3"/>
        </w:numPr>
      </w:pPr>
      <w:r>
        <w:t>New “</w:t>
      </w:r>
      <w:r w:rsidRPr="00793A90">
        <w:rPr>
          <w:b/>
        </w:rPr>
        <w:t>API</w:t>
      </w:r>
      <w:r>
        <w:t>” menu will appear in admin site</w:t>
      </w:r>
    </w:p>
    <w:p w14:paraId="47FB32CB" w14:textId="0AD86FE3" w:rsidR="00762753" w:rsidRDefault="00762753" w:rsidP="00377306">
      <w:pPr>
        <w:pStyle w:val="ListParagraph"/>
      </w:pPr>
    </w:p>
    <w:p w14:paraId="2C491EA6" w14:textId="3A3F0869" w:rsidR="00762753" w:rsidRDefault="00762753" w:rsidP="00377306">
      <w:pPr>
        <w:pStyle w:val="ListParagraph"/>
      </w:pPr>
      <w:r>
        <w:rPr>
          <w:noProof/>
        </w:rPr>
        <w:drawing>
          <wp:inline distT="0" distB="0" distL="0" distR="0" wp14:anchorId="787FCC10" wp14:editId="67B23242">
            <wp:extent cx="5939790" cy="367347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F5AB" w14:textId="77777777" w:rsidR="001F26AB" w:rsidRDefault="001F26AB">
      <w:pPr>
        <w:rPr>
          <w:rFonts w:eastAsiaTheme="majorEastAsia" w:cstheme="majorBidi"/>
          <w:b/>
          <w:color w:val="000000" w:themeColor="text1"/>
          <w:sz w:val="24"/>
          <w:szCs w:val="26"/>
          <w:u w:val="single"/>
        </w:rPr>
      </w:pPr>
      <w:r>
        <w:br w:type="page"/>
      </w:r>
    </w:p>
    <w:p w14:paraId="22E7CFB6" w14:textId="2BF4F5E8" w:rsidR="008B644A" w:rsidRDefault="008B644A" w:rsidP="008B644A">
      <w:pPr>
        <w:pStyle w:val="Heading2"/>
      </w:pPr>
      <w:bookmarkStart w:id="16" w:name="_Toc520106305"/>
      <w:r>
        <w:lastRenderedPageBreak/>
        <w:t xml:space="preserve">Install </w:t>
      </w:r>
      <w:r w:rsidR="00850E1E">
        <w:t>API Sample Application</w:t>
      </w:r>
      <w:bookmarkEnd w:id="16"/>
    </w:p>
    <w:p w14:paraId="559F338D" w14:textId="77777777" w:rsidR="00850E1E" w:rsidRDefault="00850E1E" w:rsidP="00850E1E">
      <w:pPr>
        <w:pStyle w:val="ListParagraph"/>
      </w:pPr>
    </w:p>
    <w:p w14:paraId="50F23F7C" w14:textId="08B99D21" w:rsidR="007858DC" w:rsidRDefault="007858DC" w:rsidP="007858DC">
      <w:pPr>
        <w:pStyle w:val="ListParagraph"/>
        <w:numPr>
          <w:ilvl w:val="0"/>
          <w:numId w:val="13"/>
        </w:numPr>
      </w:pPr>
      <w:r>
        <w:t xml:space="preserve">Extract zip file </w:t>
      </w:r>
      <w:r w:rsidRPr="007858DC">
        <w:rPr>
          <w:b/>
        </w:rPr>
        <w:t>nopCommerce-Api-SampleApplication-master.zip</w:t>
      </w:r>
      <w:r>
        <w:t xml:space="preserve"> </w:t>
      </w:r>
    </w:p>
    <w:p w14:paraId="019425C3" w14:textId="77777777" w:rsidR="00354884" w:rsidRDefault="00354884" w:rsidP="00354884">
      <w:pPr>
        <w:pStyle w:val="ListParagraph"/>
      </w:pPr>
    </w:p>
    <w:p w14:paraId="141B235F" w14:textId="7DE2D1B6" w:rsidR="007858DC" w:rsidRDefault="006726D4" w:rsidP="007858DC">
      <w:pPr>
        <w:pStyle w:val="ListParagraph"/>
        <w:numPr>
          <w:ilvl w:val="0"/>
          <w:numId w:val="13"/>
        </w:numPr>
      </w:pPr>
      <w:r>
        <w:t>O</w:t>
      </w:r>
      <w:r w:rsidR="00354884">
        <w:t xml:space="preserve">pen </w:t>
      </w:r>
      <w:r w:rsidR="00354884">
        <w:rPr>
          <w:b/>
        </w:rPr>
        <w:t>Nop.Commerce.Api.SampleApplication.sln</w:t>
      </w:r>
    </w:p>
    <w:p w14:paraId="65D6D629" w14:textId="77777777" w:rsidR="00354884" w:rsidRDefault="00354884" w:rsidP="00354884">
      <w:pPr>
        <w:pStyle w:val="ListParagraph"/>
      </w:pPr>
    </w:p>
    <w:p w14:paraId="52ABB455" w14:textId="0EC28324" w:rsidR="006726D4" w:rsidRDefault="00354884" w:rsidP="006726D4">
      <w:pPr>
        <w:pStyle w:val="ListParagraph"/>
      </w:pPr>
      <w:r>
        <w:rPr>
          <w:noProof/>
        </w:rPr>
        <w:drawing>
          <wp:inline distT="0" distB="0" distL="0" distR="0" wp14:anchorId="0DFC7E43" wp14:editId="5F2AF9EB">
            <wp:extent cx="5939790" cy="33553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43C9" w14:textId="77777777" w:rsidR="00354884" w:rsidRPr="007858DC" w:rsidRDefault="00354884" w:rsidP="006726D4">
      <w:pPr>
        <w:pStyle w:val="ListParagraph"/>
      </w:pPr>
    </w:p>
    <w:p w14:paraId="2D599BBE" w14:textId="77777777" w:rsidR="003E484F" w:rsidRDefault="003E484F">
      <w:r>
        <w:br w:type="page"/>
      </w:r>
    </w:p>
    <w:p w14:paraId="7474E37B" w14:textId="2FA6CED5" w:rsidR="00850E1E" w:rsidRDefault="00354884" w:rsidP="00850E1E">
      <w:pPr>
        <w:pStyle w:val="ListParagraph"/>
        <w:numPr>
          <w:ilvl w:val="0"/>
          <w:numId w:val="13"/>
        </w:numPr>
      </w:pPr>
      <w:r>
        <w:lastRenderedPageBreak/>
        <w:t xml:space="preserve">Run the project. </w:t>
      </w:r>
    </w:p>
    <w:p w14:paraId="5FFD920F" w14:textId="3C15E960" w:rsidR="00354884" w:rsidRDefault="003E484F" w:rsidP="003E484F">
      <w:pPr>
        <w:pStyle w:val="ListParagraph"/>
      </w:pPr>
      <w:r>
        <w:rPr>
          <w:noProof/>
        </w:rPr>
        <w:drawing>
          <wp:inline distT="0" distB="0" distL="0" distR="0" wp14:anchorId="7DFB3670" wp14:editId="4553C2BA">
            <wp:extent cx="3446003" cy="2273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10" cy="22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F29F" w14:textId="77777777" w:rsidR="003E484F" w:rsidRDefault="003E484F" w:rsidP="003E484F">
      <w:pPr>
        <w:pStyle w:val="ListParagraph"/>
      </w:pPr>
    </w:p>
    <w:p w14:paraId="30DE9819" w14:textId="314CDBCD" w:rsidR="003E484F" w:rsidRDefault="003E484F" w:rsidP="003E484F">
      <w:pPr>
        <w:pStyle w:val="ListParagraph"/>
        <w:numPr>
          <w:ilvl w:val="0"/>
          <w:numId w:val="13"/>
        </w:numPr>
      </w:pPr>
      <w:r>
        <w:t>Run “</w:t>
      </w:r>
      <w:r w:rsidR="00AB601F">
        <w:rPr>
          <w:b/>
        </w:rPr>
        <w:t>Nop.Web</w:t>
      </w:r>
      <w:r w:rsidR="00AB601F">
        <w:t>” project and go to “</w:t>
      </w:r>
      <w:r w:rsidR="00AB601F">
        <w:rPr>
          <w:b/>
        </w:rPr>
        <w:t>Administration”</w:t>
      </w:r>
      <w:r w:rsidR="00AB601F">
        <w:t xml:space="preserve">, </w:t>
      </w:r>
      <w:r w:rsidR="00AB601F">
        <w:rPr>
          <w:b/>
        </w:rPr>
        <w:t xml:space="preserve">“API” </w:t>
      </w:r>
      <w:r w:rsidR="00AB601F">
        <w:t xml:space="preserve">and </w:t>
      </w:r>
      <w:r w:rsidR="00AB601F">
        <w:rPr>
          <w:b/>
        </w:rPr>
        <w:t>“Clients”</w:t>
      </w:r>
    </w:p>
    <w:p w14:paraId="2ED0FF88" w14:textId="77777777" w:rsidR="008B644A" w:rsidRDefault="008B644A" w:rsidP="001F26AB">
      <w:pPr>
        <w:pStyle w:val="Heading2"/>
      </w:pPr>
    </w:p>
    <w:p w14:paraId="47AA76C8" w14:textId="72BBEF1C" w:rsidR="001F26AB" w:rsidRDefault="001F26AB" w:rsidP="001F26AB">
      <w:pPr>
        <w:pStyle w:val="Heading2"/>
      </w:pPr>
      <w:bookmarkStart w:id="17" w:name="_Toc520106306"/>
      <w:r>
        <w:t xml:space="preserve">Create </w:t>
      </w:r>
      <w:r w:rsidR="00354FCE">
        <w:t>Client API Access</w:t>
      </w:r>
      <w:bookmarkEnd w:id="17"/>
      <w:r w:rsidR="00354FCE">
        <w:t xml:space="preserve"> </w:t>
      </w:r>
    </w:p>
    <w:p w14:paraId="546BD3D5" w14:textId="77777777" w:rsidR="001F26AB" w:rsidRDefault="001F26AB" w:rsidP="00377306">
      <w:pPr>
        <w:pStyle w:val="ListParagraph"/>
      </w:pPr>
    </w:p>
    <w:p w14:paraId="2672F521" w14:textId="70008A4B" w:rsidR="00D23F2D" w:rsidRDefault="005072D7" w:rsidP="00762753">
      <w:r>
        <w:rPr>
          <w:noProof/>
        </w:rPr>
        <w:drawing>
          <wp:inline distT="0" distB="0" distL="0" distR="0" wp14:anchorId="5F25850F" wp14:editId="55BA8802">
            <wp:extent cx="5931535" cy="234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7446" w14:textId="77777777" w:rsidR="0019713A" w:rsidRDefault="0019713A" w:rsidP="0019713A">
      <w:pPr>
        <w:pStyle w:val="ListParagraph"/>
      </w:pPr>
    </w:p>
    <w:p w14:paraId="5AB6F33E" w14:textId="614290BF" w:rsidR="00AB601F" w:rsidRDefault="00AB601F" w:rsidP="00AB601F">
      <w:pPr>
        <w:pStyle w:val="ListParagraph"/>
        <w:numPr>
          <w:ilvl w:val="0"/>
          <w:numId w:val="13"/>
        </w:numPr>
      </w:pPr>
      <w:r>
        <w:t>Click “</w:t>
      </w:r>
      <w:r>
        <w:rPr>
          <w:b/>
        </w:rPr>
        <w:t>Add New</w:t>
      </w:r>
      <w:r>
        <w:t>”</w:t>
      </w:r>
    </w:p>
    <w:p w14:paraId="5D99F6A6" w14:textId="77777777" w:rsidR="00E1724E" w:rsidRDefault="00E1724E" w:rsidP="00E1724E"/>
    <w:p w14:paraId="44E2E99A" w14:textId="77777777" w:rsidR="00E1724E" w:rsidRDefault="00E1724E" w:rsidP="00E1724E"/>
    <w:p w14:paraId="420C5E3D" w14:textId="57EF0C7D" w:rsidR="00B32F1A" w:rsidRDefault="00B32F1A">
      <w:r>
        <w:br w:type="page"/>
      </w:r>
    </w:p>
    <w:p w14:paraId="08BF0063" w14:textId="77777777" w:rsidR="00E1724E" w:rsidRDefault="00E1724E" w:rsidP="00E1724E"/>
    <w:p w14:paraId="6E2BC609" w14:textId="6AD55356" w:rsidR="00B32F1A" w:rsidRDefault="00B32F1A" w:rsidP="00B32F1A">
      <w:pPr>
        <w:pStyle w:val="ListParagraph"/>
        <w:numPr>
          <w:ilvl w:val="0"/>
          <w:numId w:val="13"/>
        </w:numPr>
      </w:pPr>
      <w:r>
        <w:t>Go to previous running “</w:t>
      </w:r>
      <w:proofErr w:type="spellStart"/>
      <w:proofErr w:type="gramStart"/>
      <w:r>
        <w:rPr>
          <w:b/>
        </w:rPr>
        <w:t>Nop.Commerce.Api.SampleApplication</w:t>
      </w:r>
      <w:proofErr w:type="spellEnd"/>
      <w:proofErr w:type="gramEnd"/>
      <w:r>
        <w:rPr>
          <w:b/>
        </w:rPr>
        <w:t xml:space="preserve">” </w:t>
      </w:r>
      <w:r>
        <w:t xml:space="preserve">project web browser </w:t>
      </w:r>
    </w:p>
    <w:p w14:paraId="1D8CED7C" w14:textId="77777777" w:rsidR="00B32F1A" w:rsidRDefault="00B32F1A" w:rsidP="00B32F1A">
      <w:pPr>
        <w:pStyle w:val="ListParagraph"/>
      </w:pPr>
    </w:p>
    <w:p w14:paraId="14FD1728" w14:textId="46D61268" w:rsidR="00B32F1A" w:rsidRDefault="00B32F1A" w:rsidP="00B32F1A">
      <w:pPr>
        <w:pStyle w:val="ListParagraph"/>
        <w:numPr>
          <w:ilvl w:val="0"/>
          <w:numId w:val="13"/>
        </w:numPr>
      </w:pPr>
      <w:r>
        <w:t xml:space="preserve">Copy the redirect URL </w:t>
      </w:r>
      <w:hyperlink r:id="rId18" w:history="1">
        <w:r w:rsidRPr="00B821FC">
          <w:rPr>
            <w:rStyle w:val="Hyperlink"/>
          </w:rPr>
          <w:t>http://localhost:49676/token</w:t>
        </w:r>
      </w:hyperlink>
      <w:r>
        <w:t xml:space="preserve"> </w:t>
      </w:r>
    </w:p>
    <w:p w14:paraId="6D007D5C" w14:textId="77777777" w:rsidR="00B32F1A" w:rsidRDefault="00B32F1A" w:rsidP="00B32F1A">
      <w:pPr>
        <w:pStyle w:val="ListParagraph"/>
      </w:pPr>
    </w:p>
    <w:p w14:paraId="74E38841" w14:textId="530B5BE8" w:rsidR="00B32F1A" w:rsidRDefault="00AC6B37" w:rsidP="00E1724E">
      <w:r>
        <w:rPr>
          <w:noProof/>
        </w:rPr>
        <w:drawing>
          <wp:inline distT="0" distB="0" distL="0" distR="0" wp14:anchorId="20E27631" wp14:editId="484D282F">
            <wp:extent cx="5229225" cy="2818765"/>
            <wp:effectExtent l="0" t="0" r="952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D498" w14:textId="071F5FA3" w:rsidR="00AC6B37" w:rsidRDefault="00AC6B37" w:rsidP="00E1724E">
      <w:pPr>
        <w:pStyle w:val="ListParagraph"/>
        <w:numPr>
          <w:ilvl w:val="0"/>
          <w:numId w:val="13"/>
        </w:numPr>
      </w:pPr>
      <w:r>
        <w:t xml:space="preserve">Paste it </w:t>
      </w:r>
      <w:r w:rsidR="00E229ED">
        <w:t>in “</w:t>
      </w:r>
      <w:proofErr w:type="spellStart"/>
      <w:r w:rsidR="00E229ED">
        <w:t>RedirectUrl</w:t>
      </w:r>
      <w:proofErr w:type="spellEnd"/>
      <w:r w:rsidR="00E229ED">
        <w:t>”</w:t>
      </w:r>
    </w:p>
    <w:p w14:paraId="4462DE08" w14:textId="4C4E9B02" w:rsidR="00E229ED" w:rsidRDefault="00E229ED" w:rsidP="00E229ED">
      <w:r>
        <w:rPr>
          <w:noProof/>
        </w:rPr>
        <w:drawing>
          <wp:inline distT="0" distB="0" distL="0" distR="0" wp14:anchorId="06415F4C" wp14:editId="330119FC">
            <wp:extent cx="594360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536B" w14:textId="1533E91D" w:rsidR="006725DA" w:rsidRDefault="006725DA" w:rsidP="006725DA">
      <w:pPr>
        <w:pStyle w:val="ListParagraph"/>
        <w:numPr>
          <w:ilvl w:val="0"/>
          <w:numId w:val="13"/>
        </w:numPr>
      </w:pPr>
      <w:r>
        <w:t xml:space="preserve">Copy the </w:t>
      </w:r>
      <w:r w:rsidR="008A2A6B">
        <w:rPr>
          <w:b/>
        </w:rPr>
        <w:t>“ClientID”</w:t>
      </w:r>
      <w:r w:rsidR="008A2A6B">
        <w:t xml:space="preserve"> and </w:t>
      </w:r>
      <w:r w:rsidR="008A2A6B">
        <w:rPr>
          <w:b/>
        </w:rPr>
        <w:t>“</w:t>
      </w:r>
      <w:proofErr w:type="spellStart"/>
      <w:r w:rsidR="008A2A6B">
        <w:rPr>
          <w:b/>
        </w:rPr>
        <w:t>ClientSecret</w:t>
      </w:r>
      <w:proofErr w:type="spellEnd"/>
      <w:r w:rsidR="008A2A6B">
        <w:rPr>
          <w:b/>
        </w:rPr>
        <w:t>”</w:t>
      </w:r>
      <w:r w:rsidR="008A2A6B">
        <w:t xml:space="preserve"> and paste it </w:t>
      </w:r>
      <w:r w:rsidR="000846FD">
        <w:t xml:space="preserve">below and </w:t>
      </w:r>
      <w:r w:rsidR="00701D3C">
        <w:t xml:space="preserve">then </w:t>
      </w:r>
      <w:r w:rsidR="000846FD">
        <w:t>click “</w:t>
      </w:r>
      <w:r w:rsidR="00CD1C79">
        <w:rPr>
          <w:b/>
        </w:rPr>
        <w:t xml:space="preserve">Save” </w:t>
      </w:r>
    </w:p>
    <w:p w14:paraId="4CAA1EA1" w14:textId="77777777" w:rsidR="006725DA" w:rsidRDefault="006725DA" w:rsidP="00E229ED"/>
    <w:p w14:paraId="79FE8275" w14:textId="77777777" w:rsidR="00B32F1A" w:rsidRDefault="00B32F1A" w:rsidP="00E1724E"/>
    <w:p w14:paraId="46A29F36" w14:textId="77777777" w:rsidR="00701D3C" w:rsidRDefault="000846FD" w:rsidP="00E1724E">
      <w:r>
        <w:rPr>
          <w:noProof/>
        </w:rPr>
        <w:lastRenderedPageBreak/>
        <w:drawing>
          <wp:inline distT="0" distB="0" distL="0" distR="0" wp14:anchorId="302EF8EB" wp14:editId="037226B4">
            <wp:extent cx="5939790" cy="4171315"/>
            <wp:effectExtent l="0" t="0" r="381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D31F" w14:textId="1A1B50B7" w:rsidR="0019713A" w:rsidRDefault="0019713A" w:rsidP="00E1724E"/>
    <w:p w14:paraId="47EBEFA6" w14:textId="04765C2D" w:rsidR="00701D3C" w:rsidRDefault="00701D3C" w:rsidP="00E21B9E">
      <w:pPr>
        <w:pStyle w:val="ListParagraph"/>
        <w:numPr>
          <w:ilvl w:val="0"/>
          <w:numId w:val="13"/>
        </w:numPr>
      </w:pPr>
      <w:r>
        <w:t xml:space="preserve">The “Server </w:t>
      </w:r>
      <w:proofErr w:type="spellStart"/>
      <w:r>
        <w:t>Url</w:t>
      </w:r>
      <w:proofErr w:type="spellEnd"/>
      <w:r>
        <w:t xml:space="preserve">” – </w:t>
      </w:r>
      <w:hyperlink r:id="rId22" w:history="1">
        <w:r w:rsidRPr="00B821FC">
          <w:rPr>
            <w:rStyle w:val="Hyperlink"/>
          </w:rPr>
          <w:t>http://localhost:15536</w:t>
        </w:r>
      </w:hyperlink>
      <w:r>
        <w:t xml:space="preserve"> is the running “Nop.Web” </w:t>
      </w:r>
      <w:proofErr w:type="spellStart"/>
      <w:r>
        <w:t>url</w:t>
      </w:r>
      <w:proofErr w:type="spellEnd"/>
      <w:r>
        <w:t xml:space="preserve"> </w:t>
      </w:r>
    </w:p>
    <w:p w14:paraId="59B78684" w14:textId="77777777" w:rsidR="00701D3C" w:rsidRDefault="00701D3C" w:rsidP="00701D3C">
      <w:pPr>
        <w:pStyle w:val="ListParagraph"/>
      </w:pPr>
    </w:p>
    <w:p w14:paraId="68097B4E" w14:textId="24F436ED" w:rsidR="00E21B9E" w:rsidRPr="00DF2827" w:rsidRDefault="00E21B9E" w:rsidP="00E21B9E">
      <w:pPr>
        <w:pStyle w:val="ListParagraph"/>
        <w:numPr>
          <w:ilvl w:val="0"/>
          <w:numId w:val="13"/>
        </w:numPr>
      </w:pPr>
      <w:r>
        <w:t xml:space="preserve">Click </w:t>
      </w:r>
      <w:r w:rsidRPr="00701D3C">
        <w:t>“</w:t>
      </w:r>
      <w:r w:rsidRPr="00701D3C">
        <w:rPr>
          <w:b/>
        </w:rPr>
        <w:t>Get Access Token</w:t>
      </w:r>
      <w:r w:rsidRPr="00701D3C">
        <w:t xml:space="preserve">” </w:t>
      </w:r>
    </w:p>
    <w:p w14:paraId="4B2BCB3F" w14:textId="77777777" w:rsidR="00DF2827" w:rsidRPr="00E21B9E" w:rsidRDefault="00DF2827" w:rsidP="00DF2827">
      <w:pPr>
        <w:pStyle w:val="ListParagraph"/>
      </w:pPr>
    </w:p>
    <w:p w14:paraId="060106B0" w14:textId="06A1FDCC" w:rsidR="00E21B9E" w:rsidRDefault="00DF2827" w:rsidP="00E21B9E">
      <w:pPr>
        <w:pStyle w:val="ListParagraph"/>
      </w:pPr>
      <w:r>
        <w:rPr>
          <w:noProof/>
        </w:rPr>
        <w:drawing>
          <wp:inline distT="0" distB="0" distL="0" distR="0" wp14:anchorId="2C5F97B8" wp14:editId="61705947">
            <wp:extent cx="5939790" cy="250137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42" cy="25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4D44" w14:textId="77777777" w:rsidR="00DF2827" w:rsidRDefault="00DF2827" w:rsidP="00DF2827"/>
    <w:p w14:paraId="700A2422" w14:textId="78824D6B" w:rsidR="00DF2827" w:rsidRDefault="00701D3C" w:rsidP="00DF2827">
      <w:pPr>
        <w:pStyle w:val="ListParagraph"/>
        <w:numPr>
          <w:ilvl w:val="0"/>
          <w:numId w:val="13"/>
        </w:numPr>
      </w:pPr>
      <w:r>
        <w:lastRenderedPageBreak/>
        <w:t xml:space="preserve">Copy the new generated </w:t>
      </w:r>
      <w:r w:rsidR="00DF2827">
        <w:t xml:space="preserve">Access token </w:t>
      </w:r>
    </w:p>
    <w:p w14:paraId="36A1740A" w14:textId="77777777" w:rsidR="00701D3C" w:rsidRDefault="00701D3C" w:rsidP="00701D3C">
      <w:pPr>
        <w:ind w:left="360"/>
      </w:pPr>
    </w:p>
    <w:p w14:paraId="4B7F45D5" w14:textId="6174C3FA" w:rsidR="00701D3C" w:rsidRDefault="00701D3C" w:rsidP="00701D3C">
      <w:pPr>
        <w:pStyle w:val="Heading2"/>
      </w:pPr>
      <w:bookmarkStart w:id="18" w:name="_Toc520106307"/>
      <w:r>
        <w:t>Call API with Postman</w:t>
      </w:r>
      <w:bookmarkEnd w:id="18"/>
      <w:r>
        <w:t xml:space="preserve"> </w:t>
      </w:r>
    </w:p>
    <w:p w14:paraId="5482C8B9" w14:textId="77777777" w:rsidR="00F0207B" w:rsidRPr="00F0207B" w:rsidRDefault="00F0207B" w:rsidP="00F0207B"/>
    <w:p w14:paraId="2DDF62CE" w14:textId="5ACD9349" w:rsidR="00701D3C" w:rsidRDefault="00302CF0" w:rsidP="00701D3C">
      <w:r>
        <w:rPr>
          <w:noProof/>
        </w:rPr>
        <w:drawing>
          <wp:inline distT="0" distB="0" distL="0" distR="0" wp14:anchorId="4A4441FB" wp14:editId="17535A5A">
            <wp:extent cx="5937250" cy="269430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4A30" w14:textId="77777777" w:rsidR="00F0207B" w:rsidRPr="00701D3C" w:rsidRDefault="00F0207B" w:rsidP="00701D3C"/>
    <w:p w14:paraId="70E3D99C" w14:textId="3D56324B" w:rsidR="00F0207B" w:rsidRDefault="00F0207B" w:rsidP="00F0207B">
      <w:pPr>
        <w:pStyle w:val="ListParagraph"/>
        <w:numPr>
          <w:ilvl w:val="0"/>
          <w:numId w:val="13"/>
        </w:numPr>
      </w:pPr>
      <w:r>
        <w:t>Select “</w:t>
      </w:r>
      <w:r w:rsidRPr="00302CF0">
        <w:rPr>
          <w:b/>
        </w:rPr>
        <w:t>OAuth 2.0</w:t>
      </w:r>
      <w:r>
        <w:t>” in authentication type above and paste the token</w:t>
      </w:r>
      <w:r w:rsidR="00302CF0">
        <w:t>.</w:t>
      </w:r>
    </w:p>
    <w:p w14:paraId="3C35F042" w14:textId="77777777" w:rsidR="00302CF0" w:rsidRDefault="00302CF0" w:rsidP="00302CF0">
      <w:pPr>
        <w:pStyle w:val="ListParagraph"/>
      </w:pPr>
    </w:p>
    <w:p w14:paraId="218C66C0" w14:textId="1D80E970" w:rsidR="00302CF0" w:rsidRDefault="00302CF0" w:rsidP="00F0207B">
      <w:pPr>
        <w:pStyle w:val="ListParagraph"/>
        <w:numPr>
          <w:ilvl w:val="0"/>
          <w:numId w:val="13"/>
        </w:numPr>
      </w:pPr>
      <w:r>
        <w:t xml:space="preserve">You are not able to call API in </w:t>
      </w:r>
      <w:r w:rsidR="0010284B">
        <w:t>“</w:t>
      </w:r>
      <w:proofErr w:type="gramStart"/>
      <w:r w:rsidR="0010284B" w:rsidRPr="005542D3">
        <w:rPr>
          <w:b/>
        </w:rPr>
        <w:t>Nop</w:t>
      </w:r>
      <w:r w:rsidR="005542D3" w:rsidRPr="005542D3">
        <w:rPr>
          <w:b/>
        </w:rPr>
        <w:t>.Plugin.Api</w:t>
      </w:r>
      <w:proofErr w:type="gramEnd"/>
      <w:r w:rsidR="005542D3">
        <w:t xml:space="preserve">” </w:t>
      </w:r>
    </w:p>
    <w:p w14:paraId="104DA466" w14:textId="77777777" w:rsidR="005542D3" w:rsidRDefault="005542D3" w:rsidP="005542D3">
      <w:pPr>
        <w:pStyle w:val="ListParagraph"/>
      </w:pPr>
    </w:p>
    <w:p w14:paraId="0694AA15" w14:textId="3BEDE5C2" w:rsidR="005542D3" w:rsidRDefault="005542D3" w:rsidP="005542D3">
      <w:r>
        <w:rPr>
          <w:noProof/>
        </w:rPr>
        <w:drawing>
          <wp:inline distT="0" distB="0" distL="0" distR="0" wp14:anchorId="420E8CA9" wp14:editId="4481A042">
            <wp:extent cx="5939790" cy="2907665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E525" w14:textId="77777777" w:rsidR="00E21B9E" w:rsidRDefault="00E21B9E" w:rsidP="00E1724E"/>
    <w:p w14:paraId="3FD9B0E3" w14:textId="77777777" w:rsidR="00F93AFE" w:rsidRDefault="00F70BDC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7"/>
        <w:gridCol w:w="6453"/>
      </w:tblGrid>
      <w:tr w:rsidR="00F93AFE" w14:paraId="15906EE7" w14:textId="77777777" w:rsidTr="00F93AFE">
        <w:tc>
          <w:tcPr>
            <w:tcW w:w="4675" w:type="dxa"/>
          </w:tcPr>
          <w:p w14:paraId="442A1D00" w14:textId="1B7C708C" w:rsidR="00F93AFE" w:rsidRDefault="00F93AFE"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lastRenderedPageBreak/>
              <w:t>client_id</w:t>
            </w:r>
            <w:proofErr w:type="spellEnd"/>
          </w:p>
        </w:tc>
        <w:tc>
          <w:tcPr>
            <w:tcW w:w="4675" w:type="dxa"/>
          </w:tcPr>
          <w:p w14:paraId="1EA75C66" w14:textId="41362ED7" w:rsidR="00F93AFE" w:rsidRDefault="00186497"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3c7c79c9-acaa-46d5-b705-70df04973ab4</w:t>
            </w:r>
          </w:p>
        </w:tc>
      </w:tr>
      <w:tr w:rsidR="00F93AFE" w14:paraId="3418277E" w14:textId="77777777" w:rsidTr="00F93AFE">
        <w:tc>
          <w:tcPr>
            <w:tcW w:w="4675" w:type="dxa"/>
          </w:tcPr>
          <w:p w14:paraId="60FB5015" w14:textId="4C7B1A76" w:rsidR="00F93AFE" w:rsidRDefault="00186497"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AFAFA"/>
              </w:rPr>
              <w:t>client_secret</w:t>
            </w:r>
            <w:proofErr w:type="spellEnd"/>
          </w:p>
        </w:tc>
        <w:tc>
          <w:tcPr>
            <w:tcW w:w="4675" w:type="dxa"/>
          </w:tcPr>
          <w:p w14:paraId="243C305D" w14:textId="04E459B0" w:rsidR="00F93AFE" w:rsidRDefault="00186497"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c093d26b-2f1d-4891-938e-4cb6e5a0620f</w:t>
            </w:r>
          </w:p>
        </w:tc>
      </w:tr>
      <w:tr w:rsidR="00186497" w14:paraId="2FBC2FFE" w14:textId="77777777" w:rsidTr="00F93AFE">
        <w:tc>
          <w:tcPr>
            <w:tcW w:w="4675" w:type="dxa"/>
          </w:tcPr>
          <w:p w14:paraId="0121D35D" w14:textId="677B52C2" w:rsidR="00186497" w:rsidRDefault="00186497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AFAFA"/>
              </w:rPr>
            </w:pP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Code</w:t>
            </w:r>
          </w:p>
        </w:tc>
        <w:tc>
          <w:tcPr>
            <w:tcW w:w="4675" w:type="dxa"/>
          </w:tcPr>
          <w:p w14:paraId="09B63FD9" w14:textId="0147B7A9" w:rsidR="00186497" w:rsidRDefault="000A4804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03b0e2801f4a34f3428957afb3803d332c8059e9a666a690b46ca4d3b77a1893</w:t>
            </w:r>
          </w:p>
        </w:tc>
      </w:tr>
      <w:tr w:rsidR="000A4804" w14:paraId="0E571FB1" w14:textId="77777777" w:rsidTr="00F93AFE">
        <w:tc>
          <w:tcPr>
            <w:tcW w:w="4675" w:type="dxa"/>
          </w:tcPr>
          <w:p w14:paraId="66041C1E" w14:textId="7A6732F0" w:rsidR="000A4804" w:rsidRDefault="000A4804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grant_type</w:t>
            </w:r>
            <w:proofErr w:type="spellEnd"/>
          </w:p>
        </w:tc>
        <w:tc>
          <w:tcPr>
            <w:tcW w:w="4675" w:type="dxa"/>
          </w:tcPr>
          <w:p w14:paraId="46B7A58E" w14:textId="5653230D" w:rsidR="000A4804" w:rsidRDefault="000A4804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authorization_code</w:t>
            </w:r>
            <w:proofErr w:type="spellEnd"/>
          </w:p>
        </w:tc>
      </w:tr>
      <w:tr w:rsidR="00F82126" w14:paraId="27B80E04" w14:textId="77777777" w:rsidTr="00F93AFE">
        <w:tc>
          <w:tcPr>
            <w:tcW w:w="4675" w:type="dxa"/>
          </w:tcPr>
          <w:p w14:paraId="3A0454F0" w14:textId="77777777" w:rsidR="00F82126" w:rsidRDefault="00F82126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675" w:type="dxa"/>
          </w:tcPr>
          <w:p w14:paraId="533B5EFE" w14:textId="77777777" w:rsidR="00F82126" w:rsidRDefault="00F82126">
            <w:pP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14:paraId="2AD0AFF9" w14:textId="2FCBFDF0" w:rsidR="00F70BDC" w:rsidRDefault="00F70BDC"/>
    <w:p w14:paraId="617250BC" w14:textId="52653303" w:rsidR="00530AAB" w:rsidRDefault="0079792D">
      <w:hyperlink r:id="rId26" w:history="1">
        <w:r w:rsidR="00530AAB" w:rsidRPr="00B821FC">
          <w:rPr>
            <w:rStyle w:val="Hyperlink"/>
          </w:rPr>
          <w:t>http://localhost:15536//oauth/authorize?client_id=3c7c79c9-acaa-46d5-b705-70df04973ab4&amp;redirect_uri=http%3a%2f%2flocalhost%3a49676%2ftoken&amp;response_type=code&amp;state=2d17a2e9-4a11-4467-9f81-79da60618d07</w:t>
        </w:r>
      </w:hyperlink>
    </w:p>
    <w:p w14:paraId="3616D773" w14:textId="11C22E2E" w:rsidR="001E1EAF" w:rsidRDefault="00600199">
      <w:r>
        <w:t xml:space="preserve">use </w:t>
      </w:r>
      <w:proofErr w:type="spellStart"/>
      <w:r>
        <w:t>POSTMan</w:t>
      </w:r>
      <w:proofErr w:type="spellEnd"/>
      <w:r>
        <w:t xml:space="preserve"> get method </w:t>
      </w:r>
    </w:p>
    <w:p w14:paraId="5457C18D" w14:textId="77777777" w:rsidR="00600199" w:rsidRDefault="00600199"/>
    <w:p w14:paraId="322285D2" w14:textId="7C2B370E" w:rsidR="00D23F2D" w:rsidRPr="00F70BDC" w:rsidRDefault="00F70BDC" w:rsidP="00377306">
      <w:pPr>
        <w:pStyle w:val="ListParagraph"/>
        <w:rPr>
          <w:b/>
        </w:rPr>
      </w:pPr>
      <w:r w:rsidRPr="00F70BDC">
        <w:rPr>
          <w:b/>
        </w:rPr>
        <w:t>NopCommerce and Plugin Tables</w:t>
      </w:r>
    </w:p>
    <w:bookmarkStart w:id="19" w:name="_MON_1592660777"/>
    <w:bookmarkEnd w:id="19"/>
    <w:p w14:paraId="53F319C6" w14:textId="61477DDE" w:rsidR="006D0AA9" w:rsidRDefault="00F70BDC" w:rsidP="00A87AB8">
      <w:r>
        <w:object w:dxaOrig="9488" w:dyaOrig="5820" w14:anchorId="1C8298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pt;height:291pt" o:ole="">
            <v:imagedata r:id="rId27" o:title=""/>
          </v:shape>
          <o:OLEObject Type="Embed" ProgID="Excel.Sheet.12" ShapeID="_x0000_i1025" DrawAspect="Content" ObjectID="_1593848132" r:id="rId28"/>
        </w:object>
      </w:r>
    </w:p>
    <w:p w14:paraId="01E767D3" w14:textId="77777777" w:rsidR="00A87AB8" w:rsidRDefault="00A87AB8" w:rsidP="00A87AB8"/>
    <w:p w14:paraId="40E67F40" w14:textId="77777777" w:rsidR="00F70BDC" w:rsidRDefault="00F70BDC" w:rsidP="00A87AB8"/>
    <w:p w14:paraId="4D4BAE26" w14:textId="601D53C0" w:rsidR="00DE71B4" w:rsidRDefault="00DE71B4">
      <w:r>
        <w:br w:type="page"/>
      </w:r>
    </w:p>
    <w:p w14:paraId="6022CE15" w14:textId="77777777" w:rsidR="00F06B0C" w:rsidRPr="00F06B0C" w:rsidRDefault="00F06B0C" w:rsidP="00F06B0C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9"/>
        <w:gridCol w:w="3111"/>
        <w:gridCol w:w="4510"/>
      </w:tblGrid>
      <w:tr w:rsidR="00EC564A" w14:paraId="3841730E" w14:textId="05016155" w:rsidTr="00DE71B4">
        <w:tc>
          <w:tcPr>
            <w:tcW w:w="1729" w:type="dxa"/>
            <w:tcBorders>
              <w:bottom w:val="single" w:sz="4" w:space="0" w:color="auto"/>
            </w:tcBorders>
            <w:shd w:val="clear" w:color="auto" w:fill="BDD6EE" w:themeFill="accent5" w:themeFillTint="66"/>
          </w:tcPr>
          <w:p w14:paraId="15727D70" w14:textId="77777777" w:rsidR="00EC564A" w:rsidRPr="00793A90" w:rsidRDefault="00EC564A">
            <w:pPr>
              <w:rPr>
                <w:b/>
                <w:sz w:val="20"/>
                <w:szCs w:val="20"/>
              </w:rPr>
            </w:pPr>
            <w:r w:rsidRPr="00793A90">
              <w:rPr>
                <w:b/>
                <w:sz w:val="20"/>
                <w:szCs w:val="20"/>
              </w:rPr>
              <w:t>Folder</w:t>
            </w:r>
          </w:p>
          <w:p w14:paraId="0B2CF8DA" w14:textId="683D5F00" w:rsidR="00EC564A" w:rsidRPr="00793A90" w:rsidRDefault="00EC564A">
            <w:pPr>
              <w:rPr>
                <w:b/>
                <w:sz w:val="20"/>
                <w:szCs w:val="20"/>
              </w:rPr>
            </w:pPr>
          </w:p>
        </w:tc>
        <w:tc>
          <w:tcPr>
            <w:tcW w:w="3111" w:type="dxa"/>
            <w:shd w:val="clear" w:color="auto" w:fill="BDD6EE" w:themeFill="accent5" w:themeFillTint="66"/>
          </w:tcPr>
          <w:p w14:paraId="57537878" w14:textId="77777777" w:rsidR="00EC564A" w:rsidRPr="00793A90" w:rsidRDefault="00EC564A">
            <w:pPr>
              <w:rPr>
                <w:b/>
                <w:sz w:val="20"/>
                <w:szCs w:val="20"/>
              </w:rPr>
            </w:pPr>
          </w:p>
        </w:tc>
        <w:tc>
          <w:tcPr>
            <w:tcW w:w="4510" w:type="dxa"/>
            <w:shd w:val="clear" w:color="auto" w:fill="BDD6EE" w:themeFill="accent5" w:themeFillTint="66"/>
          </w:tcPr>
          <w:p w14:paraId="20FFA1BE" w14:textId="77777777" w:rsidR="00EC564A" w:rsidRPr="00793A90" w:rsidRDefault="00EC564A">
            <w:pPr>
              <w:rPr>
                <w:b/>
                <w:sz w:val="20"/>
                <w:szCs w:val="20"/>
              </w:rPr>
            </w:pPr>
          </w:p>
        </w:tc>
      </w:tr>
      <w:tr w:rsidR="00EC564A" w14:paraId="6ACB95F9" w14:textId="616726F2" w:rsidTr="00DE71B4">
        <w:tc>
          <w:tcPr>
            <w:tcW w:w="1729" w:type="dxa"/>
            <w:shd w:val="clear" w:color="auto" w:fill="C5E0B3" w:themeFill="accent6" w:themeFillTint="66"/>
          </w:tcPr>
          <w:p w14:paraId="4F8CD111" w14:textId="77777777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Attributes</w:t>
            </w:r>
          </w:p>
          <w:p w14:paraId="41E7A34C" w14:textId="7B9CF5C0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6E7071D3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4D4E0CCC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</w:tr>
      <w:tr w:rsidR="00EC564A" w14:paraId="1F297D6F" w14:textId="436AC7CA" w:rsidTr="00DE71B4">
        <w:tc>
          <w:tcPr>
            <w:tcW w:w="1729" w:type="dxa"/>
            <w:shd w:val="clear" w:color="auto" w:fill="C5E0B3" w:themeFill="accent6" w:themeFillTint="66"/>
          </w:tcPr>
          <w:p w14:paraId="5D32A97D" w14:textId="77777777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Authorization</w:t>
            </w:r>
          </w:p>
          <w:p w14:paraId="1F456812" w14:textId="005F259D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44B642B2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727F6FFD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</w:tr>
      <w:tr w:rsidR="00EC564A" w14:paraId="4D7BADCE" w14:textId="5498D632" w:rsidTr="00DE71B4">
        <w:tc>
          <w:tcPr>
            <w:tcW w:w="1729" w:type="dxa"/>
            <w:shd w:val="clear" w:color="auto" w:fill="C5E0B3" w:themeFill="accent6" w:themeFillTint="66"/>
          </w:tcPr>
          <w:p w14:paraId="15BDCBD7" w14:textId="5A89F967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AutoMapper</w:t>
            </w:r>
          </w:p>
        </w:tc>
        <w:tc>
          <w:tcPr>
            <w:tcW w:w="3111" w:type="dxa"/>
          </w:tcPr>
          <w:p w14:paraId="1E4B05CB" w14:textId="77777777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AutoMapperApiConfiguration.cs</w:t>
            </w:r>
          </w:p>
          <w:p w14:paraId="2D41B9A5" w14:textId="3B21E495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74391B1E" w14:textId="77777777" w:rsidR="00EC564A" w:rsidRPr="00793A90" w:rsidRDefault="00EC564A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Auto mapper class for Data Model mapping</w:t>
            </w:r>
          </w:p>
          <w:p w14:paraId="0670477A" w14:textId="2028B669" w:rsidR="00EC564A" w:rsidRPr="00793A90" w:rsidRDefault="00EC564A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b/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Used </w:t>
            </w:r>
            <w:r w:rsidR="00183BA2">
              <w:rPr>
                <w:sz w:val="20"/>
                <w:szCs w:val="20"/>
              </w:rPr>
              <w:t>in</w:t>
            </w:r>
            <w:r w:rsidRPr="00793A90">
              <w:rPr>
                <w:sz w:val="20"/>
                <w:szCs w:val="20"/>
              </w:rPr>
              <w:t xml:space="preserve"> </w:t>
            </w:r>
            <w:proofErr w:type="spellStart"/>
            <w:r w:rsidRPr="00793A90">
              <w:rPr>
                <w:b/>
                <w:sz w:val="20"/>
                <w:szCs w:val="20"/>
              </w:rPr>
              <w:t>ApiMapperConfiguration</w:t>
            </w:r>
            <w:proofErr w:type="spellEnd"/>
          </w:p>
          <w:p w14:paraId="065E278A" w14:textId="4057E16F" w:rsidR="00EC564A" w:rsidRPr="00793A90" w:rsidRDefault="00EC564A">
            <w:pPr>
              <w:rPr>
                <w:sz w:val="20"/>
                <w:szCs w:val="20"/>
              </w:rPr>
            </w:pPr>
          </w:p>
        </w:tc>
      </w:tr>
      <w:tr w:rsidR="00EC564A" w14:paraId="37D97B58" w14:textId="29C8C112" w:rsidTr="00DE71B4">
        <w:tc>
          <w:tcPr>
            <w:tcW w:w="1729" w:type="dxa"/>
            <w:vMerge w:val="restart"/>
            <w:shd w:val="clear" w:color="auto" w:fill="C5E0B3" w:themeFill="accent6" w:themeFillTint="66"/>
          </w:tcPr>
          <w:p w14:paraId="1376E76F" w14:textId="5014CCFC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Constants</w:t>
            </w:r>
          </w:p>
        </w:tc>
        <w:tc>
          <w:tcPr>
            <w:tcW w:w="3111" w:type="dxa"/>
          </w:tcPr>
          <w:p w14:paraId="473C4904" w14:textId="77777777" w:rsidR="00EC564A" w:rsidRPr="00793A90" w:rsidRDefault="00EC564A" w:rsidP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Configuration.cs</w:t>
            </w:r>
          </w:p>
          <w:p w14:paraId="539936D5" w14:textId="3F29F22C" w:rsidR="00EC564A" w:rsidRPr="00793A90" w:rsidRDefault="00EC564A" w:rsidP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15A388DD" w14:textId="7F297CA5" w:rsidR="00EC564A" w:rsidRPr="00793A90" w:rsidRDefault="00EC564A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Contains constant variables for API Settings </w:t>
            </w:r>
          </w:p>
        </w:tc>
      </w:tr>
      <w:tr w:rsidR="00EC564A" w14:paraId="375029D7" w14:textId="2E465A7F" w:rsidTr="00DE71B4">
        <w:tc>
          <w:tcPr>
            <w:tcW w:w="1729" w:type="dxa"/>
            <w:vMerge/>
            <w:shd w:val="clear" w:color="auto" w:fill="C5E0B3" w:themeFill="accent6" w:themeFillTint="66"/>
          </w:tcPr>
          <w:p w14:paraId="44612D53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566699FC" w14:textId="77777777" w:rsidR="00EC564A" w:rsidRPr="00793A90" w:rsidRDefault="00EC564A" w:rsidP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ViewNames.cs</w:t>
            </w:r>
          </w:p>
          <w:p w14:paraId="5F14AD7B" w14:textId="6EC9FFC8" w:rsidR="00EC564A" w:rsidRPr="00793A90" w:rsidRDefault="00EC564A" w:rsidP="00EC564A">
            <w:pPr>
              <w:rPr>
                <w:sz w:val="20"/>
                <w:szCs w:val="20"/>
                <w:vertAlign w:val="subscript"/>
              </w:rPr>
            </w:pPr>
          </w:p>
        </w:tc>
        <w:tc>
          <w:tcPr>
            <w:tcW w:w="4510" w:type="dxa"/>
          </w:tcPr>
          <w:p w14:paraId="5C0A7FE5" w14:textId="6E7CDB65" w:rsidR="00EC564A" w:rsidRPr="00793A90" w:rsidRDefault="00EC564A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Contains API Admin view url</w:t>
            </w:r>
          </w:p>
        </w:tc>
      </w:tr>
      <w:tr w:rsidR="00EC564A" w14:paraId="1E9468AD" w14:textId="21277925" w:rsidTr="00DE71B4">
        <w:tc>
          <w:tcPr>
            <w:tcW w:w="1729" w:type="dxa"/>
            <w:vMerge/>
            <w:shd w:val="clear" w:color="auto" w:fill="C5E0B3" w:themeFill="accent6" w:themeFillTint="66"/>
          </w:tcPr>
          <w:p w14:paraId="5C7759B9" w14:textId="77777777" w:rsidR="00EC564A" w:rsidRPr="00793A90" w:rsidRDefault="00EC564A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3DBFC115" w14:textId="77777777" w:rsidR="00EC564A" w:rsidRPr="00793A90" w:rsidRDefault="00EC564A" w:rsidP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WebHookNames.cs</w:t>
            </w:r>
          </w:p>
          <w:p w14:paraId="69B9F90D" w14:textId="392E3BFA" w:rsidR="00EC564A" w:rsidRPr="00793A90" w:rsidRDefault="00EC564A" w:rsidP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025F3CEA" w14:textId="77777777" w:rsidR="00EC564A" w:rsidRPr="00793A90" w:rsidRDefault="00EC564A" w:rsidP="00EC564A">
            <w:pPr>
              <w:rPr>
                <w:sz w:val="20"/>
                <w:szCs w:val="20"/>
              </w:rPr>
            </w:pPr>
          </w:p>
        </w:tc>
      </w:tr>
      <w:tr w:rsidR="00EC564A" w14:paraId="55C7285E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29F9ED43" w14:textId="77777777" w:rsidR="00EC564A" w:rsidRPr="00793A90" w:rsidRDefault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Controller</w:t>
            </w:r>
          </w:p>
          <w:p w14:paraId="25338F8B" w14:textId="3FA14C53" w:rsidR="00896C4D" w:rsidRPr="00793A90" w:rsidRDefault="00896C4D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461683E3" w14:textId="77777777" w:rsidR="00EC564A" w:rsidRPr="00793A90" w:rsidRDefault="00EC564A" w:rsidP="00EC564A">
            <w:pPr>
              <w:rPr>
                <w:sz w:val="20"/>
                <w:szCs w:val="20"/>
              </w:rPr>
            </w:pPr>
          </w:p>
        </w:tc>
        <w:tc>
          <w:tcPr>
            <w:tcW w:w="4510" w:type="dxa"/>
          </w:tcPr>
          <w:p w14:paraId="68CE84BD" w14:textId="77777777" w:rsidR="00EC564A" w:rsidRPr="00793A90" w:rsidRDefault="00EC564A" w:rsidP="00EC564A">
            <w:pPr>
              <w:rPr>
                <w:sz w:val="20"/>
                <w:szCs w:val="20"/>
              </w:rPr>
            </w:pPr>
          </w:p>
        </w:tc>
      </w:tr>
      <w:tr w:rsidR="00896C4D" w14:paraId="47A27CFA" w14:textId="77777777" w:rsidTr="00DE71B4">
        <w:tc>
          <w:tcPr>
            <w:tcW w:w="1729" w:type="dxa"/>
            <w:vMerge w:val="restart"/>
            <w:shd w:val="clear" w:color="auto" w:fill="C5E0B3" w:themeFill="accent6" w:themeFillTint="66"/>
          </w:tcPr>
          <w:p w14:paraId="3E10D9DB" w14:textId="77777777" w:rsidR="00896C4D" w:rsidRPr="00793A90" w:rsidRDefault="00896C4D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Converters</w:t>
            </w:r>
          </w:p>
          <w:p w14:paraId="786AFF57" w14:textId="5CC649FA" w:rsidR="00896C4D" w:rsidRPr="00793A90" w:rsidRDefault="00896C4D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3BD2A431" w14:textId="60D7410D" w:rsidR="00896C4D" w:rsidRPr="00793A90" w:rsidRDefault="00896C4D" w:rsidP="00EC564A">
            <w:pPr>
              <w:rPr>
                <w:sz w:val="20"/>
                <w:szCs w:val="20"/>
              </w:rPr>
            </w:pPr>
            <w:proofErr w:type="spellStart"/>
            <w:r w:rsidRPr="00793A90">
              <w:rPr>
                <w:sz w:val="20"/>
                <w:szCs w:val="20"/>
              </w:rPr>
              <w:t>ApiTypeConverter.cs</w:t>
            </w:r>
            <w:proofErr w:type="spellEnd"/>
          </w:p>
        </w:tc>
        <w:tc>
          <w:tcPr>
            <w:tcW w:w="4510" w:type="dxa"/>
          </w:tcPr>
          <w:p w14:paraId="2D0F2172" w14:textId="6B035DE7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Implement </w:t>
            </w:r>
            <w:proofErr w:type="spellStart"/>
            <w:r w:rsidRPr="002407C3">
              <w:rPr>
                <w:b/>
                <w:sz w:val="20"/>
                <w:szCs w:val="20"/>
              </w:rPr>
              <w:t>IApiTypeConverter</w:t>
            </w:r>
            <w:proofErr w:type="spellEnd"/>
          </w:p>
          <w:p w14:paraId="3E9F0A32" w14:textId="45501A56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Data Type Converter</w:t>
            </w:r>
          </w:p>
          <w:p w14:paraId="56B3A865" w14:textId="53893692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Used </w:t>
            </w:r>
            <w:r w:rsidR="00DE71B4">
              <w:rPr>
                <w:sz w:val="20"/>
                <w:szCs w:val="20"/>
              </w:rPr>
              <w:t>in</w:t>
            </w:r>
            <w:r w:rsidRPr="00793A90">
              <w:rPr>
                <w:sz w:val="20"/>
                <w:szCs w:val="20"/>
              </w:rPr>
              <w:t xml:space="preserve"> </w:t>
            </w:r>
            <w:proofErr w:type="spellStart"/>
            <w:r w:rsidRPr="002407C3">
              <w:rPr>
                <w:b/>
                <w:sz w:val="20"/>
                <w:szCs w:val="20"/>
              </w:rPr>
              <w:t>ObjectConverter</w:t>
            </w:r>
            <w:proofErr w:type="spellEnd"/>
          </w:p>
          <w:p w14:paraId="1AF1C1BF" w14:textId="1D4AB94E" w:rsidR="00896C4D" w:rsidRPr="00793A90" w:rsidRDefault="00896C4D" w:rsidP="00EC564A">
            <w:pPr>
              <w:rPr>
                <w:sz w:val="20"/>
                <w:szCs w:val="20"/>
              </w:rPr>
            </w:pPr>
          </w:p>
        </w:tc>
      </w:tr>
      <w:tr w:rsidR="00896C4D" w14:paraId="60D7FEA9" w14:textId="77777777" w:rsidTr="00DE71B4">
        <w:tc>
          <w:tcPr>
            <w:tcW w:w="1729" w:type="dxa"/>
            <w:vMerge/>
            <w:shd w:val="clear" w:color="auto" w:fill="C5E0B3" w:themeFill="accent6" w:themeFillTint="66"/>
          </w:tcPr>
          <w:p w14:paraId="4CEA901C" w14:textId="77777777" w:rsidR="00896C4D" w:rsidRPr="00793A90" w:rsidRDefault="00896C4D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5DA77303" w14:textId="533D9F6F" w:rsidR="00896C4D" w:rsidRPr="00793A90" w:rsidRDefault="00896C4D" w:rsidP="00EC564A">
            <w:pPr>
              <w:rPr>
                <w:sz w:val="20"/>
                <w:szCs w:val="20"/>
              </w:rPr>
            </w:pPr>
            <w:proofErr w:type="spellStart"/>
            <w:r w:rsidRPr="00793A90">
              <w:rPr>
                <w:sz w:val="20"/>
                <w:szCs w:val="20"/>
              </w:rPr>
              <w:t>IApiTypeConverter.cs</w:t>
            </w:r>
            <w:proofErr w:type="spellEnd"/>
          </w:p>
        </w:tc>
        <w:tc>
          <w:tcPr>
            <w:tcW w:w="4510" w:type="dxa"/>
          </w:tcPr>
          <w:p w14:paraId="21739EB2" w14:textId="1CDE12C9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Interface Implemented by </w:t>
            </w:r>
            <w:r w:rsidRPr="002407C3">
              <w:rPr>
                <w:b/>
                <w:sz w:val="20"/>
                <w:szCs w:val="20"/>
              </w:rPr>
              <w:t>ApiTypeConverter</w:t>
            </w:r>
            <w:r w:rsidRPr="00793A90">
              <w:rPr>
                <w:sz w:val="20"/>
                <w:szCs w:val="20"/>
              </w:rPr>
              <w:t xml:space="preserve"> </w:t>
            </w:r>
          </w:p>
          <w:p w14:paraId="7BF4290E" w14:textId="41D848F4" w:rsidR="00896C4D" w:rsidRPr="00793A90" w:rsidRDefault="00896C4D" w:rsidP="00793A90">
            <w:pPr>
              <w:ind w:left="82"/>
              <w:rPr>
                <w:sz w:val="20"/>
                <w:szCs w:val="20"/>
              </w:rPr>
            </w:pPr>
          </w:p>
        </w:tc>
      </w:tr>
      <w:tr w:rsidR="00896C4D" w14:paraId="43373CB3" w14:textId="77777777" w:rsidTr="00DE71B4">
        <w:tc>
          <w:tcPr>
            <w:tcW w:w="1729" w:type="dxa"/>
            <w:vMerge/>
            <w:shd w:val="clear" w:color="auto" w:fill="C5E0B3" w:themeFill="accent6" w:themeFillTint="66"/>
          </w:tcPr>
          <w:p w14:paraId="4252DEC2" w14:textId="77777777" w:rsidR="00896C4D" w:rsidRPr="00793A90" w:rsidRDefault="00896C4D">
            <w:pPr>
              <w:rPr>
                <w:sz w:val="20"/>
                <w:szCs w:val="20"/>
              </w:rPr>
            </w:pPr>
          </w:p>
        </w:tc>
        <w:tc>
          <w:tcPr>
            <w:tcW w:w="3111" w:type="dxa"/>
          </w:tcPr>
          <w:p w14:paraId="00387FAA" w14:textId="16EA5C46" w:rsidR="00896C4D" w:rsidRPr="00793A90" w:rsidRDefault="00896C4D" w:rsidP="00EC564A">
            <w:pPr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ObjectConverter.cs</w:t>
            </w:r>
          </w:p>
        </w:tc>
        <w:tc>
          <w:tcPr>
            <w:tcW w:w="4510" w:type="dxa"/>
          </w:tcPr>
          <w:p w14:paraId="0E794068" w14:textId="45A25634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 xml:space="preserve">Implement </w:t>
            </w:r>
            <w:proofErr w:type="spellStart"/>
            <w:r w:rsidRPr="002407C3">
              <w:rPr>
                <w:b/>
                <w:sz w:val="20"/>
                <w:szCs w:val="20"/>
              </w:rPr>
              <w:t>IObjectConverter</w:t>
            </w:r>
            <w:proofErr w:type="spellEnd"/>
          </w:p>
          <w:p w14:paraId="7FD1DAA2" w14:textId="34920CE8" w:rsidR="00896C4D" w:rsidRPr="00793A90" w:rsidRDefault="00896C4D" w:rsidP="00793A90">
            <w:pPr>
              <w:pStyle w:val="ListParagraph"/>
              <w:numPr>
                <w:ilvl w:val="0"/>
                <w:numId w:val="5"/>
              </w:numPr>
              <w:ind w:left="352" w:hanging="270"/>
              <w:rPr>
                <w:sz w:val="20"/>
                <w:szCs w:val="20"/>
              </w:rPr>
            </w:pPr>
            <w:r w:rsidRPr="00793A90">
              <w:rPr>
                <w:sz w:val="20"/>
                <w:szCs w:val="20"/>
              </w:rPr>
              <w:t>Object Data Type that use ApiTypeConverter</w:t>
            </w:r>
          </w:p>
          <w:p w14:paraId="12863F4E" w14:textId="2BDE6945" w:rsidR="00896C4D" w:rsidRPr="00793A90" w:rsidRDefault="00896C4D" w:rsidP="00793A90">
            <w:pPr>
              <w:rPr>
                <w:sz w:val="20"/>
                <w:szCs w:val="20"/>
              </w:rPr>
            </w:pPr>
          </w:p>
        </w:tc>
      </w:tr>
      <w:tr w:rsidR="00896C4D" w14:paraId="6DE8B130" w14:textId="77777777" w:rsidTr="00DE71B4">
        <w:tc>
          <w:tcPr>
            <w:tcW w:w="1729" w:type="dxa"/>
            <w:vMerge/>
            <w:shd w:val="clear" w:color="auto" w:fill="C5E0B3" w:themeFill="accent6" w:themeFillTint="66"/>
          </w:tcPr>
          <w:p w14:paraId="1FF21F67" w14:textId="77777777" w:rsidR="00896C4D" w:rsidRDefault="00896C4D"/>
        </w:tc>
        <w:tc>
          <w:tcPr>
            <w:tcW w:w="3111" w:type="dxa"/>
          </w:tcPr>
          <w:p w14:paraId="520C4C29" w14:textId="77777777" w:rsidR="00896C4D" w:rsidRDefault="00896C4D" w:rsidP="00EC564A">
            <w:proofErr w:type="spellStart"/>
            <w:r>
              <w:t>IObjectConverter.cs</w:t>
            </w:r>
            <w:proofErr w:type="spellEnd"/>
          </w:p>
          <w:p w14:paraId="26AB8511" w14:textId="17C740C4" w:rsidR="00896C4D" w:rsidRDefault="00896C4D" w:rsidP="00EC564A"/>
        </w:tc>
        <w:tc>
          <w:tcPr>
            <w:tcW w:w="4510" w:type="dxa"/>
          </w:tcPr>
          <w:p w14:paraId="1D1C9E11" w14:textId="77777777" w:rsidR="00896C4D" w:rsidRDefault="00896C4D" w:rsidP="00EC564A"/>
        </w:tc>
      </w:tr>
      <w:tr w:rsidR="00896C4D" w14:paraId="2221D82C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6BEF444A" w14:textId="77777777" w:rsidR="00896C4D" w:rsidRDefault="00896C4D">
            <w:r>
              <w:t>Data</w:t>
            </w:r>
          </w:p>
          <w:p w14:paraId="220C9609" w14:textId="4FC8F86D" w:rsidR="00896C4D" w:rsidRDefault="00896C4D"/>
        </w:tc>
        <w:tc>
          <w:tcPr>
            <w:tcW w:w="3111" w:type="dxa"/>
          </w:tcPr>
          <w:p w14:paraId="57E4AB6A" w14:textId="77777777" w:rsidR="00896C4D" w:rsidRDefault="00896C4D" w:rsidP="00EC564A"/>
        </w:tc>
        <w:tc>
          <w:tcPr>
            <w:tcW w:w="4510" w:type="dxa"/>
          </w:tcPr>
          <w:p w14:paraId="7A90DAAB" w14:textId="77777777" w:rsidR="00896C4D" w:rsidRDefault="00896C4D" w:rsidP="00EC564A"/>
        </w:tc>
      </w:tr>
      <w:tr w:rsidR="00896C4D" w14:paraId="1640D21A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7F03E1BE" w14:textId="77777777" w:rsidR="00896C4D" w:rsidRDefault="00896C4D">
            <w:proofErr w:type="spellStart"/>
            <w:r>
              <w:t>DataMappings</w:t>
            </w:r>
            <w:proofErr w:type="spellEnd"/>
          </w:p>
          <w:p w14:paraId="51FEC3C7" w14:textId="766E42C1" w:rsidR="00896C4D" w:rsidRDefault="00896C4D"/>
        </w:tc>
        <w:tc>
          <w:tcPr>
            <w:tcW w:w="3111" w:type="dxa"/>
          </w:tcPr>
          <w:p w14:paraId="35A98215" w14:textId="77777777" w:rsidR="00896C4D" w:rsidRDefault="00896C4D" w:rsidP="00EC564A"/>
        </w:tc>
        <w:tc>
          <w:tcPr>
            <w:tcW w:w="4510" w:type="dxa"/>
          </w:tcPr>
          <w:p w14:paraId="42F042D6" w14:textId="77777777" w:rsidR="00896C4D" w:rsidRDefault="00896C4D" w:rsidP="00EC564A"/>
        </w:tc>
      </w:tr>
      <w:tr w:rsidR="00896C4D" w14:paraId="76A89FF4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787B9E92" w14:textId="77777777" w:rsidR="00896C4D" w:rsidRDefault="00896C4D">
            <w:proofErr w:type="spellStart"/>
            <w:r>
              <w:t>DataStructures</w:t>
            </w:r>
            <w:proofErr w:type="spellEnd"/>
          </w:p>
          <w:p w14:paraId="4F59A69D" w14:textId="67FD38DF" w:rsidR="00896C4D" w:rsidRDefault="00896C4D"/>
        </w:tc>
        <w:tc>
          <w:tcPr>
            <w:tcW w:w="3111" w:type="dxa"/>
          </w:tcPr>
          <w:p w14:paraId="3D59B7A4" w14:textId="77777777" w:rsidR="00896C4D" w:rsidRDefault="00896C4D" w:rsidP="00EC564A"/>
        </w:tc>
        <w:tc>
          <w:tcPr>
            <w:tcW w:w="4510" w:type="dxa"/>
          </w:tcPr>
          <w:p w14:paraId="35E6E9EB" w14:textId="77777777" w:rsidR="00896C4D" w:rsidRDefault="00896C4D" w:rsidP="00EC564A"/>
        </w:tc>
      </w:tr>
      <w:tr w:rsidR="00896C4D" w14:paraId="3F4A1D6D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463C1611" w14:textId="77777777" w:rsidR="00896C4D" w:rsidRDefault="00896C4D">
            <w:r>
              <w:t>Delta</w:t>
            </w:r>
          </w:p>
          <w:p w14:paraId="3854D60E" w14:textId="637979A2" w:rsidR="00896C4D" w:rsidRDefault="00896C4D"/>
        </w:tc>
        <w:tc>
          <w:tcPr>
            <w:tcW w:w="3111" w:type="dxa"/>
          </w:tcPr>
          <w:p w14:paraId="29A495E1" w14:textId="77777777" w:rsidR="00896C4D" w:rsidRDefault="00896C4D" w:rsidP="00EC564A"/>
        </w:tc>
        <w:tc>
          <w:tcPr>
            <w:tcW w:w="4510" w:type="dxa"/>
          </w:tcPr>
          <w:p w14:paraId="2A169475" w14:textId="77777777" w:rsidR="00896C4D" w:rsidRDefault="00896C4D" w:rsidP="00EC564A"/>
        </w:tc>
      </w:tr>
      <w:tr w:rsidR="00896C4D" w14:paraId="00FF76B4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06FC304E" w14:textId="77777777" w:rsidR="00896C4D" w:rsidRDefault="00C64DBA">
            <w:r>
              <w:t>Domain</w:t>
            </w:r>
          </w:p>
          <w:p w14:paraId="70B620F0" w14:textId="7D8F8C09" w:rsidR="00C64DBA" w:rsidRDefault="00C64DBA"/>
        </w:tc>
        <w:tc>
          <w:tcPr>
            <w:tcW w:w="3111" w:type="dxa"/>
          </w:tcPr>
          <w:p w14:paraId="161A9718" w14:textId="77777777" w:rsidR="00896C4D" w:rsidRDefault="00896C4D" w:rsidP="00EC564A"/>
        </w:tc>
        <w:tc>
          <w:tcPr>
            <w:tcW w:w="4510" w:type="dxa"/>
          </w:tcPr>
          <w:p w14:paraId="15232998" w14:textId="77777777" w:rsidR="00896C4D" w:rsidRDefault="00896C4D" w:rsidP="00EC564A"/>
        </w:tc>
      </w:tr>
      <w:tr w:rsidR="00C64DBA" w14:paraId="5E38385B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0EA7132B" w14:textId="77777777" w:rsidR="00C64DBA" w:rsidRDefault="00C64DBA">
            <w:r>
              <w:t>DTOs</w:t>
            </w:r>
          </w:p>
          <w:p w14:paraId="1517BD6E" w14:textId="13D5DDB5" w:rsidR="00C64DBA" w:rsidRDefault="00C64DBA"/>
        </w:tc>
        <w:tc>
          <w:tcPr>
            <w:tcW w:w="3111" w:type="dxa"/>
          </w:tcPr>
          <w:p w14:paraId="4ACAF429" w14:textId="77777777" w:rsidR="00C64DBA" w:rsidRDefault="00C64DBA" w:rsidP="00EC564A"/>
        </w:tc>
        <w:tc>
          <w:tcPr>
            <w:tcW w:w="4510" w:type="dxa"/>
          </w:tcPr>
          <w:p w14:paraId="6705A282" w14:textId="77777777" w:rsidR="00C64DBA" w:rsidRDefault="00C64DBA" w:rsidP="00EC564A"/>
        </w:tc>
      </w:tr>
      <w:tr w:rsidR="00C64DBA" w14:paraId="3572F78D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29A6FDE7" w14:textId="77777777" w:rsidR="00C64DBA" w:rsidRDefault="00C64DBA">
            <w:r>
              <w:t>Factories</w:t>
            </w:r>
          </w:p>
          <w:p w14:paraId="5DF84C37" w14:textId="1C8807FC" w:rsidR="00C64DBA" w:rsidRDefault="00C64DBA"/>
        </w:tc>
        <w:tc>
          <w:tcPr>
            <w:tcW w:w="3111" w:type="dxa"/>
          </w:tcPr>
          <w:p w14:paraId="1990CBF3" w14:textId="77777777" w:rsidR="00C64DBA" w:rsidRDefault="00C64DBA" w:rsidP="00EC564A"/>
        </w:tc>
        <w:tc>
          <w:tcPr>
            <w:tcW w:w="4510" w:type="dxa"/>
          </w:tcPr>
          <w:p w14:paraId="62ECE751" w14:textId="77777777" w:rsidR="00C64DBA" w:rsidRDefault="00C64DBA" w:rsidP="00EC564A"/>
        </w:tc>
      </w:tr>
      <w:tr w:rsidR="00C64DBA" w14:paraId="26E50B21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3AAF1A4D" w14:textId="32649B10" w:rsidR="00C64DBA" w:rsidRDefault="00C64DBA">
            <w:r>
              <w:t>Infrastructure</w:t>
            </w:r>
          </w:p>
        </w:tc>
        <w:tc>
          <w:tcPr>
            <w:tcW w:w="3111" w:type="dxa"/>
          </w:tcPr>
          <w:p w14:paraId="6E8657EE" w14:textId="77777777" w:rsidR="00C64DBA" w:rsidRDefault="00C64DBA" w:rsidP="00EC564A">
            <w:r>
              <w:t>DependencyRegister.cs</w:t>
            </w:r>
          </w:p>
          <w:p w14:paraId="6A90DCB4" w14:textId="5646A074" w:rsidR="00C64DBA" w:rsidRDefault="00C64DBA" w:rsidP="00EC564A"/>
        </w:tc>
        <w:tc>
          <w:tcPr>
            <w:tcW w:w="4510" w:type="dxa"/>
          </w:tcPr>
          <w:p w14:paraId="526FD256" w14:textId="77777777" w:rsidR="00C64DBA" w:rsidRDefault="00C64DBA" w:rsidP="00EC564A"/>
        </w:tc>
      </w:tr>
      <w:tr w:rsidR="00C64DBA" w14:paraId="13C0609A" w14:textId="77777777" w:rsidTr="00DE71B4">
        <w:tc>
          <w:tcPr>
            <w:tcW w:w="1729" w:type="dxa"/>
            <w:shd w:val="clear" w:color="auto" w:fill="C5E0B3" w:themeFill="accent6" w:themeFillTint="66"/>
          </w:tcPr>
          <w:p w14:paraId="3B451037" w14:textId="77777777" w:rsidR="00C64DBA" w:rsidRDefault="00C64DBA"/>
        </w:tc>
        <w:tc>
          <w:tcPr>
            <w:tcW w:w="3111" w:type="dxa"/>
          </w:tcPr>
          <w:p w14:paraId="638BE113" w14:textId="77777777" w:rsidR="00C64DBA" w:rsidRDefault="00C64DBA" w:rsidP="00EC564A"/>
        </w:tc>
        <w:tc>
          <w:tcPr>
            <w:tcW w:w="4510" w:type="dxa"/>
          </w:tcPr>
          <w:p w14:paraId="0846809B" w14:textId="77777777" w:rsidR="00C64DBA" w:rsidRDefault="00C64DBA" w:rsidP="00EC564A"/>
        </w:tc>
      </w:tr>
    </w:tbl>
    <w:p w14:paraId="08DE02D1" w14:textId="77777777" w:rsidR="00EC564A" w:rsidRDefault="00EC564A"/>
    <w:p w14:paraId="6D4D67FD" w14:textId="77777777" w:rsidR="00E55FA9" w:rsidRDefault="00E55FA9">
      <w:r>
        <w:br w:type="page"/>
      </w:r>
    </w:p>
    <w:p w14:paraId="5B4B0936" w14:textId="676CCAA6" w:rsidR="00E55FA9" w:rsidRPr="00E55FA9" w:rsidRDefault="00E55FA9" w:rsidP="005637F3">
      <w:pPr>
        <w:pStyle w:val="Heading1"/>
        <w:rPr>
          <w:b w:val="0"/>
        </w:rPr>
      </w:pPr>
      <w:bookmarkStart w:id="20" w:name="_Toc520106308"/>
      <w:r w:rsidRPr="00E55FA9">
        <w:lastRenderedPageBreak/>
        <w:t>Create New Entity (Table)</w:t>
      </w:r>
      <w:bookmarkEnd w:id="20"/>
      <w:r w:rsidRPr="00E55FA9">
        <w:t xml:space="preserve"> </w:t>
      </w:r>
    </w:p>
    <w:p w14:paraId="54D0BBDD" w14:textId="77777777" w:rsidR="00E55FA9" w:rsidRDefault="00E55FA9" w:rsidP="00E55FA9"/>
    <w:p w14:paraId="6850E1FB" w14:textId="47147EB0" w:rsidR="00736F9F" w:rsidRDefault="00E55FA9" w:rsidP="00E55FA9">
      <w:pPr>
        <w:pStyle w:val="ListParagraph"/>
        <w:numPr>
          <w:ilvl w:val="0"/>
          <w:numId w:val="6"/>
        </w:numPr>
      </w:pPr>
      <w:r>
        <w:t xml:space="preserve">Create a </w:t>
      </w:r>
      <w:r w:rsidRPr="00E55FA9">
        <w:rPr>
          <w:b/>
        </w:rPr>
        <w:t>Person</w:t>
      </w:r>
      <w:r>
        <w:t xml:space="preserve"> table with the following fields: </w:t>
      </w:r>
    </w:p>
    <w:p w14:paraId="784CF402" w14:textId="77777777" w:rsidR="00E55FA9" w:rsidRDefault="00E55FA9" w:rsidP="00E55FA9">
      <w:pPr>
        <w:pStyle w:val="ListParagraph"/>
      </w:pPr>
    </w:p>
    <w:p w14:paraId="6683466E" w14:textId="76B11732" w:rsidR="00E55FA9" w:rsidRDefault="00E55FA9" w:rsidP="00E55FA9">
      <w:pPr>
        <w:pStyle w:val="ListParagraph"/>
        <w:numPr>
          <w:ilvl w:val="0"/>
          <w:numId w:val="7"/>
        </w:numPr>
      </w:pPr>
      <w:r w:rsidRPr="00E55FA9">
        <w:rPr>
          <w:b/>
        </w:rPr>
        <w:t>Id</w:t>
      </w:r>
      <w:r>
        <w:t xml:space="preserve"> (int) </w:t>
      </w:r>
      <w:r w:rsidR="00C21C45">
        <w:t>– P</w:t>
      </w:r>
      <w:r>
        <w:t>rimary key and identity</w:t>
      </w:r>
    </w:p>
    <w:p w14:paraId="5834B458" w14:textId="0752A7D6" w:rsidR="00BB341C" w:rsidRDefault="00BB341C" w:rsidP="00E55FA9">
      <w:pPr>
        <w:pStyle w:val="ListParagraph"/>
        <w:numPr>
          <w:ilvl w:val="0"/>
          <w:numId w:val="7"/>
        </w:numPr>
      </w:pPr>
      <w:proofErr w:type="spellStart"/>
      <w:r w:rsidRPr="00C21C45">
        <w:rPr>
          <w:b/>
        </w:rPr>
        <w:t>CustomerID</w:t>
      </w:r>
      <w:proofErr w:type="spellEnd"/>
      <w:r>
        <w:t xml:space="preserve"> (</w:t>
      </w:r>
      <w:r w:rsidR="00C21C45">
        <w:t>int) – Foreign key to Customer table</w:t>
      </w:r>
    </w:p>
    <w:p w14:paraId="03A7E7A3" w14:textId="4BE87C38" w:rsidR="00E55FA9" w:rsidRDefault="00BB341C" w:rsidP="00E55FA9">
      <w:pPr>
        <w:pStyle w:val="ListParagraph"/>
        <w:numPr>
          <w:ilvl w:val="0"/>
          <w:numId w:val="7"/>
        </w:numPr>
      </w:pPr>
      <w:proofErr w:type="spellStart"/>
      <w:r>
        <w:rPr>
          <w:b/>
        </w:rPr>
        <w:t>Person</w:t>
      </w:r>
      <w:r w:rsidR="00E55FA9" w:rsidRPr="00E55FA9">
        <w:rPr>
          <w:b/>
        </w:rPr>
        <w:t>Name</w:t>
      </w:r>
      <w:proofErr w:type="spellEnd"/>
      <w:r w:rsidR="00E55FA9">
        <w:t xml:space="preserve"> (</w:t>
      </w:r>
      <w:proofErr w:type="spellStart"/>
      <w:proofErr w:type="gramStart"/>
      <w:r w:rsidR="00E55FA9">
        <w:t>nvarchar</w:t>
      </w:r>
      <w:proofErr w:type="spellEnd"/>
      <w:r w:rsidR="00E55FA9">
        <w:t>(</w:t>
      </w:r>
      <w:proofErr w:type="gramEnd"/>
      <w:r w:rsidR="00E55FA9">
        <w:t>100))</w:t>
      </w:r>
    </w:p>
    <w:p w14:paraId="7C7691AA" w14:textId="6BBF3199" w:rsidR="00BB341C" w:rsidRDefault="00BB341C" w:rsidP="00BB341C">
      <w:pPr>
        <w:pStyle w:val="ListParagraph"/>
        <w:ind w:left="1080"/>
        <w:rPr>
          <w:b/>
        </w:rPr>
      </w:pPr>
    </w:p>
    <w:p w14:paraId="20DEAAC0" w14:textId="507E2BA4" w:rsidR="00BB341C" w:rsidRDefault="00C21C45" w:rsidP="00BB341C">
      <w:pPr>
        <w:pStyle w:val="ListParagraph"/>
        <w:ind w:left="1080"/>
      </w:pPr>
      <w:r>
        <w:rPr>
          <w:noProof/>
        </w:rPr>
        <w:drawing>
          <wp:inline distT="0" distB="0" distL="0" distR="0" wp14:anchorId="57C88438" wp14:editId="5A92E593">
            <wp:extent cx="4015574" cy="3461791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40" cy="34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1A5B" w14:textId="77777777" w:rsidR="00C21C45" w:rsidRPr="00E55FA9" w:rsidRDefault="00C21C45" w:rsidP="00BB341C">
      <w:pPr>
        <w:pStyle w:val="ListParagraph"/>
        <w:ind w:left="1080"/>
      </w:pPr>
    </w:p>
    <w:p w14:paraId="688D1C92" w14:textId="77777777" w:rsidR="008143B7" w:rsidRDefault="008143B7">
      <w:r>
        <w:br w:type="page"/>
      </w:r>
    </w:p>
    <w:p w14:paraId="66968DEC" w14:textId="088DF186" w:rsidR="00BB341C" w:rsidRDefault="00557B08" w:rsidP="00BB341C">
      <w:pPr>
        <w:pStyle w:val="ListParagraph"/>
        <w:numPr>
          <w:ilvl w:val="0"/>
          <w:numId w:val="6"/>
        </w:numPr>
      </w:pPr>
      <w:r>
        <w:lastRenderedPageBreak/>
        <w:t>Nop.Core</w:t>
      </w:r>
    </w:p>
    <w:p w14:paraId="4877450C" w14:textId="77777777" w:rsidR="008143B7" w:rsidRDefault="008143B7" w:rsidP="008143B7">
      <w:pPr>
        <w:pStyle w:val="ListParagraph"/>
      </w:pPr>
    </w:p>
    <w:p w14:paraId="029B3A1C" w14:textId="113A5078" w:rsidR="008143B7" w:rsidRDefault="008143B7" w:rsidP="008143B7">
      <w:pPr>
        <w:pStyle w:val="ListParagraph"/>
      </w:pPr>
      <w:r>
        <w:rPr>
          <w:noProof/>
        </w:rPr>
        <w:drawing>
          <wp:inline distT="0" distB="0" distL="0" distR="0" wp14:anchorId="7EE38FFF" wp14:editId="213BE12D">
            <wp:extent cx="4317558" cy="345404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372" cy="347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CC43" w14:textId="6C619B55" w:rsidR="008143B7" w:rsidRDefault="008143B7" w:rsidP="008143B7">
      <w:pPr>
        <w:pStyle w:val="ListParagraph"/>
      </w:pPr>
    </w:p>
    <w:p w14:paraId="77911033" w14:textId="5E1781EF" w:rsidR="008143B7" w:rsidRDefault="008143B7" w:rsidP="008143B7">
      <w:pPr>
        <w:pStyle w:val="ListParagraph"/>
        <w:numPr>
          <w:ilvl w:val="0"/>
          <w:numId w:val="8"/>
        </w:numPr>
      </w:pPr>
      <w:r>
        <w:t>Create a class name “</w:t>
      </w:r>
      <w:proofErr w:type="spellStart"/>
      <w:r w:rsidRPr="008143B7">
        <w:rPr>
          <w:b/>
        </w:rPr>
        <w:t>Person.cs</w:t>
      </w:r>
      <w:proofErr w:type="spellEnd"/>
      <w:r>
        <w:t>” and inherit “</w:t>
      </w:r>
      <w:proofErr w:type="spellStart"/>
      <w:r w:rsidRPr="008143B7">
        <w:rPr>
          <w:b/>
        </w:rPr>
        <w:t>BaseEntity</w:t>
      </w:r>
      <w:proofErr w:type="spellEnd"/>
      <w:r>
        <w:t>” base class</w:t>
      </w:r>
    </w:p>
    <w:p w14:paraId="46E09FDD" w14:textId="183CA111" w:rsidR="008143B7" w:rsidRDefault="008143B7" w:rsidP="008143B7">
      <w:pPr>
        <w:pStyle w:val="ListParagraph"/>
        <w:numPr>
          <w:ilvl w:val="0"/>
          <w:numId w:val="8"/>
        </w:numPr>
      </w:pPr>
      <w:r>
        <w:t>Create property “</w:t>
      </w:r>
      <w:proofErr w:type="spellStart"/>
      <w:r w:rsidRPr="008143B7">
        <w:rPr>
          <w:b/>
        </w:rPr>
        <w:t>CustomerID</w:t>
      </w:r>
      <w:proofErr w:type="spellEnd"/>
      <w:r>
        <w:t>”, “</w:t>
      </w:r>
      <w:r w:rsidRPr="008143B7">
        <w:rPr>
          <w:b/>
        </w:rPr>
        <w:t>Customer</w:t>
      </w:r>
      <w:r>
        <w:t>” and “</w:t>
      </w:r>
      <w:proofErr w:type="spellStart"/>
      <w:r w:rsidRPr="008143B7">
        <w:rPr>
          <w:b/>
        </w:rPr>
        <w:t>PersonName</w:t>
      </w:r>
      <w:proofErr w:type="spellEnd"/>
      <w:r>
        <w:t xml:space="preserve">” </w:t>
      </w:r>
      <w:r w:rsidR="0037529F">
        <w:t xml:space="preserve">accordingly in the table fields. </w:t>
      </w:r>
    </w:p>
    <w:p w14:paraId="0D0EB844" w14:textId="77777777" w:rsidR="008143B7" w:rsidRDefault="008143B7" w:rsidP="008143B7">
      <w:pPr>
        <w:pStyle w:val="ListParagraph"/>
        <w:ind w:left="1080"/>
      </w:pPr>
    </w:p>
    <w:p w14:paraId="1F72BD19" w14:textId="77777777" w:rsidR="00CC54A2" w:rsidRDefault="00CC54A2">
      <w:r>
        <w:br w:type="page"/>
      </w:r>
    </w:p>
    <w:p w14:paraId="6F3B5FF7" w14:textId="060596B1" w:rsidR="00557B08" w:rsidRDefault="00557B08" w:rsidP="00BB341C">
      <w:pPr>
        <w:pStyle w:val="ListParagraph"/>
        <w:numPr>
          <w:ilvl w:val="0"/>
          <w:numId w:val="6"/>
        </w:numPr>
      </w:pPr>
      <w:r>
        <w:lastRenderedPageBreak/>
        <w:t>Nop.Data</w:t>
      </w:r>
    </w:p>
    <w:p w14:paraId="60187BE3" w14:textId="07DF56F4" w:rsidR="00CC54A2" w:rsidRDefault="00CC54A2" w:rsidP="00CC54A2">
      <w:pPr>
        <w:pStyle w:val="ListParagraph"/>
      </w:pPr>
      <w:r>
        <w:rPr>
          <w:noProof/>
        </w:rPr>
        <w:drawing>
          <wp:inline distT="0" distB="0" distL="0" distR="0" wp14:anchorId="27C3AEDD" wp14:editId="49BCE157">
            <wp:extent cx="4019152" cy="287837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37" cy="289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7EF9" w14:textId="77777777" w:rsidR="00CC54A2" w:rsidRDefault="00CC54A2" w:rsidP="00CC54A2">
      <w:pPr>
        <w:pStyle w:val="ListParagraph"/>
      </w:pPr>
    </w:p>
    <w:p w14:paraId="01398BBF" w14:textId="69CB6A29" w:rsidR="00CC54A2" w:rsidRDefault="00CC54A2" w:rsidP="00CC54A2">
      <w:pPr>
        <w:pStyle w:val="ListParagraph"/>
        <w:numPr>
          <w:ilvl w:val="0"/>
          <w:numId w:val="8"/>
        </w:numPr>
      </w:pPr>
      <w:r>
        <w:t>Create a class name “</w:t>
      </w:r>
      <w:proofErr w:type="spellStart"/>
      <w:r w:rsidRPr="00CC54A2">
        <w:rPr>
          <w:b/>
        </w:rPr>
        <w:t>PersonMap.cs</w:t>
      </w:r>
      <w:proofErr w:type="spellEnd"/>
      <w:r>
        <w:t xml:space="preserve">” and inherit </w:t>
      </w:r>
      <w:r>
        <w:rPr>
          <w:b/>
        </w:rPr>
        <w:t>“</w:t>
      </w:r>
      <w:proofErr w:type="spellStart"/>
      <w:r>
        <w:rPr>
          <w:b/>
        </w:rPr>
        <w:t>NopEntityTypeConfiguration</w:t>
      </w:r>
      <w:proofErr w:type="spellEnd"/>
      <w:r>
        <w:rPr>
          <w:b/>
        </w:rPr>
        <w:t xml:space="preserve">&lt;Person&gt;” </w:t>
      </w:r>
      <w:r>
        <w:t xml:space="preserve">of </w:t>
      </w:r>
      <w:r w:rsidRPr="00F96344">
        <w:rPr>
          <w:b/>
        </w:rPr>
        <w:t>Person</w:t>
      </w:r>
      <w:r>
        <w:t xml:space="preserve"> type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90"/>
        <w:gridCol w:w="3880"/>
      </w:tblGrid>
      <w:tr w:rsidR="00F96344" w14:paraId="0CE51A94" w14:textId="77777777" w:rsidTr="00F96344">
        <w:tc>
          <w:tcPr>
            <w:tcW w:w="4675" w:type="dxa"/>
          </w:tcPr>
          <w:p w14:paraId="16E8A432" w14:textId="0105E0D2" w:rsidR="00F96344" w:rsidRDefault="00F96344" w:rsidP="00F96344">
            <w:pPr>
              <w:pStyle w:val="ListParagraph"/>
              <w:ind w:left="0"/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.ToTable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"Person"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4675" w:type="dxa"/>
          </w:tcPr>
          <w:p w14:paraId="75EFD5AC" w14:textId="5810FAED" w:rsidR="00F96344" w:rsidRDefault="00F96344" w:rsidP="00F96344">
            <w:pPr>
              <w:pStyle w:val="ListParagraph"/>
              <w:ind w:left="0"/>
            </w:pPr>
            <w:r>
              <w:t>Specify the Person table name</w:t>
            </w:r>
          </w:p>
        </w:tc>
      </w:tr>
      <w:tr w:rsidR="00F96344" w14:paraId="6ACD9870" w14:textId="77777777" w:rsidTr="00F96344">
        <w:tc>
          <w:tcPr>
            <w:tcW w:w="4675" w:type="dxa"/>
          </w:tcPr>
          <w:p w14:paraId="2BC55BA1" w14:textId="6980C8BF" w:rsidR="00F96344" w:rsidRDefault="00F96344" w:rsidP="00F96344">
            <w:pPr>
              <w:pStyle w:val="ListParagraph"/>
              <w:ind w:left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.HasKey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p.Id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4675" w:type="dxa"/>
          </w:tcPr>
          <w:p w14:paraId="4D5902CF" w14:textId="2E3059D3" w:rsidR="00F96344" w:rsidRDefault="00F96344" w:rsidP="00F96344">
            <w:pPr>
              <w:pStyle w:val="ListParagraph"/>
              <w:ind w:left="0"/>
            </w:pPr>
            <w:r>
              <w:t>Specify the ID as primary key</w:t>
            </w:r>
          </w:p>
        </w:tc>
      </w:tr>
      <w:tr w:rsidR="00F96344" w14:paraId="3412D54B" w14:textId="77777777" w:rsidTr="00F96344">
        <w:tc>
          <w:tcPr>
            <w:tcW w:w="4675" w:type="dxa"/>
          </w:tcPr>
          <w:p w14:paraId="170A1EB9" w14:textId="77777777" w:rsidR="00F96344" w:rsidRDefault="00F96344" w:rsidP="00F96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.HasRequired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p.Customer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A4966C3" w14:textId="77777777" w:rsidR="00F96344" w:rsidRDefault="00F96344" w:rsidP="00F96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WithMany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9D82E" w14:textId="6CF83296" w:rsidR="00F96344" w:rsidRDefault="00F96344" w:rsidP="00F96344">
            <w:pPr>
              <w:pStyle w:val="ListParagraph"/>
              <w:ind w:left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HasForeignKey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p.CustomerID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4675" w:type="dxa"/>
          </w:tcPr>
          <w:p w14:paraId="6C773400" w14:textId="01C4939F" w:rsidR="00F96344" w:rsidRDefault="00F96344" w:rsidP="00F96344">
            <w:pPr>
              <w:pStyle w:val="ListParagraph"/>
              <w:ind w:left="0"/>
            </w:pPr>
            <w:r>
              <w:t xml:space="preserve">Specify </w:t>
            </w:r>
            <w:proofErr w:type="spellStart"/>
            <w:r>
              <w:t>CustomerID</w:t>
            </w:r>
            <w:proofErr w:type="spellEnd"/>
            <w:r>
              <w:t xml:space="preserve"> is foreign key to Customer table</w:t>
            </w:r>
          </w:p>
        </w:tc>
      </w:tr>
    </w:tbl>
    <w:p w14:paraId="3BB48CCC" w14:textId="7D1D6100" w:rsidR="00F96344" w:rsidRDefault="00F96344" w:rsidP="00F96344">
      <w:pPr>
        <w:pStyle w:val="ListParagraph"/>
        <w:ind w:left="1080"/>
      </w:pPr>
    </w:p>
    <w:p w14:paraId="3BBEFC90" w14:textId="77777777" w:rsidR="00CC54A2" w:rsidRDefault="00CC54A2" w:rsidP="00CC54A2">
      <w:pPr>
        <w:pStyle w:val="ListParagraph"/>
        <w:ind w:left="1080"/>
      </w:pPr>
    </w:p>
    <w:p w14:paraId="2AEE69F5" w14:textId="77777777" w:rsidR="00C14D10" w:rsidRDefault="00C14D10">
      <w:r>
        <w:br w:type="page"/>
      </w:r>
    </w:p>
    <w:p w14:paraId="2A2764E3" w14:textId="17639567" w:rsidR="00557B08" w:rsidRDefault="00557B08" w:rsidP="00BB341C">
      <w:pPr>
        <w:pStyle w:val="ListParagraph"/>
        <w:numPr>
          <w:ilvl w:val="0"/>
          <w:numId w:val="6"/>
        </w:numPr>
      </w:pPr>
      <w:r>
        <w:lastRenderedPageBreak/>
        <w:t>Nop.Service</w:t>
      </w:r>
    </w:p>
    <w:p w14:paraId="62674923" w14:textId="77777777" w:rsidR="00C14D10" w:rsidRDefault="00C14D10" w:rsidP="00C14D10">
      <w:pPr>
        <w:pStyle w:val="ListParagraph"/>
      </w:pPr>
    </w:p>
    <w:p w14:paraId="278841F5" w14:textId="34FE7267" w:rsidR="00C14D10" w:rsidRDefault="00C14D10" w:rsidP="00C14D10">
      <w:pPr>
        <w:pStyle w:val="ListParagraph"/>
      </w:pPr>
      <w:r>
        <w:rPr>
          <w:noProof/>
        </w:rPr>
        <w:drawing>
          <wp:inline distT="0" distB="0" distL="0" distR="0" wp14:anchorId="3CC963BD" wp14:editId="108AB996">
            <wp:extent cx="4360460" cy="3272794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04" cy="32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BB20" w14:textId="06E1E491" w:rsidR="00C14D10" w:rsidRDefault="00C14D10" w:rsidP="00C14D10">
      <w:pPr>
        <w:pStyle w:val="ListParagraph"/>
        <w:numPr>
          <w:ilvl w:val="0"/>
          <w:numId w:val="8"/>
        </w:numPr>
      </w:pPr>
      <w:r>
        <w:t>Create “</w:t>
      </w:r>
      <w:proofErr w:type="spellStart"/>
      <w:r w:rsidRPr="00C14D10">
        <w:rPr>
          <w:b/>
        </w:rPr>
        <w:t>IPersonService.cs</w:t>
      </w:r>
      <w:proofErr w:type="spellEnd"/>
      <w:r>
        <w:t>” interface</w:t>
      </w:r>
    </w:p>
    <w:p w14:paraId="230A36C4" w14:textId="344C586B" w:rsidR="00C14D10" w:rsidRDefault="00C14D10" w:rsidP="00C14D10">
      <w:pPr>
        <w:pStyle w:val="ListParagraph"/>
        <w:numPr>
          <w:ilvl w:val="0"/>
          <w:numId w:val="8"/>
        </w:numPr>
      </w:pPr>
      <w:r>
        <w:t>Create “</w:t>
      </w:r>
      <w:proofErr w:type="spellStart"/>
      <w:r w:rsidRPr="00C14D10">
        <w:rPr>
          <w:b/>
        </w:rPr>
        <w:t>GetPersonByIds</w:t>
      </w:r>
      <w:proofErr w:type="spellEnd"/>
      <w:r>
        <w:t>”, “</w:t>
      </w:r>
      <w:proofErr w:type="spellStart"/>
      <w:r w:rsidRPr="00C14D10">
        <w:rPr>
          <w:b/>
        </w:rPr>
        <w:t>GetPersonById</w:t>
      </w:r>
      <w:proofErr w:type="spellEnd"/>
      <w:r>
        <w:t>”, “</w:t>
      </w:r>
      <w:proofErr w:type="spellStart"/>
      <w:r w:rsidRPr="00C14D10">
        <w:rPr>
          <w:b/>
        </w:rPr>
        <w:t>GetPesonByname</w:t>
      </w:r>
      <w:proofErr w:type="spellEnd"/>
      <w:r>
        <w:t>”, “</w:t>
      </w:r>
      <w:proofErr w:type="spellStart"/>
      <w:r w:rsidRPr="00C14D10">
        <w:rPr>
          <w:b/>
        </w:rPr>
        <w:t>InsertPerson</w:t>
      </w:r>
      <w:proofErr w:type="spellEnd"/>
      <w:r>
        <w:t>”, “</w:t>
      </w:r>
      <w:proofErr w:type="spellStart"/>
      <w:r w:rsidRPr="00C14D10">
        <w:rPr>
          <w:b/>
        </w:rPr>
        <w:t>DeletePerson</w:t>
      </w:r>
      <w:proofErr w:type="spellEnd"/>
      <w:r>
        <w:t>” and “</w:t>
      </w:r>
      <w:proofErr w:type="spellStart"/>
      <w:r w:rsidRPr="00C14D10">
        <w:rPr>
          <w:b/>
        </w:rPr>
        <w:t>UpdatePerson</w:t>
      </w:r>
      <w:proofErr w:type="spellEnd"/>
      <w:r>
        <w:t xml:space="preserve">” methods. </w:t>
      </w:r>
    </w:p>
    <w:p w14:paraId="6FE8DF81" w14:textId="6DAC048F" w:rsidR="00C14D10" w:rsidRDefault="00C14D10" w:rsidP="00C14D10">
      <w:pPr>
        <w:ind w:left="720"/>
      </w:pPr>
      <w:r>
        <w:rPr>
          <w:noProof/>
        </w:rPr>
        <w:drawing>
          <wp:inline distT="0" distB="0" distL="0" distR="0" wp14:anchorId="77249B51" wp14:editId="4F00D303">
            <wp:extent cx="4692592" cy="337099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02" cy="33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E66B" w14:textId="18AC0FC8" w:rsidR="00C14D10" w:rsidRDefault="00C14D10" w:rsidP="00C14D10">
      <w:pPr>
        <w:pStyle w:val="ListParagraph"/>
        <w:numPr>
          <w:ilvl w:val="0"/>
          <w:numId w:val="8"/>
        </w:numPr>
      </w:pPr>
      <w:r>
        <w:t>Create “</w:t>
      </w:r>
      <w:proofErr w:type="spellStart"/>
      <w:r w:rsidRPr="00C14D10">
        <w:rPr>
          <w:b/>
        </w:rPr>
        <w:t>PersonService.cs</w:t>
      </w:r>
      <w:proofErr w:type="spellEnd"/>
      <w:r>
        <w:t xml:space="preserve">” that implements </w:t>
      </w:r>
      <w:r w:rsidR="00A506F7">
        <w:t xml:space="preserve">all methods of </w:t>
      </w:r>
      <w:r>
        <w:t>“</w:t>
      </w:r>
      <w:proofErr w:type="spellStart"/>
      <w:r w:rsidRPr="00C14D10">
        <w:rPr>
          <w:b/>
        </w:rPr>
        <w:t>IPersonService.cs</w:t>
      </w:r>
      <w:proofErr w:type="spellEnd"/>
      <w:r>
        <w:t>”</w:t>
      </w:r>
      <w:r w:rsidR="00A506F7">
        <w:t xml:space="preserve"> interface</w:t>
      </w:r>
      <w:r>
        <w:t xml:space="preserve"> </w:t>
      </w:r>
    </w:p>
    <w:p w14:paraId="23E02417" w14:textId="17DAAC87" w:rsidR="00C14D10" w:rsidRDefault="00C14D10" w:rsidP="00C14D10">
      <w:pPr>
        <w:pStyle w:val="ListParagraph"/>
        <w:numPr>
          <w:ilvl w:val="0"/>
          <w:numId w:val="8"/>
        </w:numPr>
      </w:pPr>
      <w:r>
        <w:t xml:space="preserve">Create two </w:t>
      </w:r>
      <w:proofErr w:type="spellStart"/>
      <w:r>
        <w:t>readonly</w:t>
      </w:r>
      <w:proofErr w:type="spellEnd"/>
      <w:r>
        <w:t xml:space="preserve"> properties:</w:t>
      </w:r>
    </w:p>
    <w:p w14:paraId="1A17F38E" w14:textId="77777777" w:rsidR="00C14D10" w:rsidRDefault="00C14D10" w:rsidP="00C14D10">
      <w:pPr>
        <w:pStyle w:val="ListParagraph"/>
        <w:numPr>
          <w:ilvl w:val="0"/>
          <w:numId w:val="9"/>
        </w:numPr>
      </w:pPr>
      <w:r>
        <w:lastRenderedPageBreak/>
        <w:t>“</w:t>
      </w:r>
      <w:r w:rsidRPr="00C14D10">
        <w:rPr>
          <w:b/>
        </w:rPr>
        <w:t>_</w:t>
      </w:r>
      <w:proofErr w:type="spellStart"/>
      <w:r w:rsidRPr="00C14D10">
        <w:rPr>
          <w:b/>
        </w:rPr>
        <w:t>personRepository</w:t>
      </w:r>
      <w:proofErr w:type="spellEnd"/>
      <w:r>
        <w:t>” of “</w:t>
      </w:r>
      <w:proofErr w:type="spellStart"/>
      <w:r w:rsidRPr="00C14D10">
        <w:rPr>
          <w:b/>
        </w:rPr>
        <w:t>IRepository</w:t>
      </w:r>
      <w:proofErr w:type="spellEnd"/>
      <w:r w:rsidRPr="00C14D10">
        <w:rPr>
          <w:b/>
        </w:rPr>
        <w:t>&lt;Person&gt;</w:t>
      </w:r>
      <w:r>
        <w:t>”</w:t>
      </w:r>
    </w:p>
    <w:p w14:paraId="3B196726" w14:textId="560BF509" w:rsidR="00C14D10" w:rsidRDefault="00C14D10" w:rsidP="00C14D10">
      <w:pPr>
        <w:pStyle w:val="ListParagraph"/>
        <w:numPr>
          <w:ilvl w:val="0"/>
          <w:numId w:val="9"/>
        </w:numPr>
      </w:pPr>
      <w:r>
        <w:t xml:space="preserve"> “</w:t>
      </w:r>
      <w:r>
        <w:rPr>
          <w:b/>
        </w:rPr>
        <w:t>_</w:t>
      </w:r>
      <w:proofErr w:type="spellStart"/>
      <w:r>
        <w:rPr>
          <w:b/>
        </w:rPr>
        <w:t>eventPublisher</w:t>
      </w:r>
      <w:proofErr w:type="spellEnd"/>
      <w:r>
        <w:rPr>
          <w:b/>
        </w:rPr>
        <w:t>”</w:t>
      </w:r>
      <w:r>
        <w:t xml:space="preserve"> of “</w:t>
      </w:r>
      <w:proofErr w:type="spellStart"/>
      <w:r w:rsidRPr="00A506F7">
        <w:rPr>
          <w:b/>
        </w:rPr>
        <w:t>IEventPublisher</w:t>
      </w:r>
      <w:proofErr w:type="spellEnd"/>
      <w:r>
        <w:t>”</w:t>
      </w:r>
    </w:p>
    <w:p w14:paraId="65FAD54A" w14:textId="77777777" w:rsidR="00A506F7" w:rsidRDefault="00A506F7" w:rsidP="00A506F7">
      <w:pPr>
        <w:pStyle w:val="ListParagraph"/>
        <w:ind w:left="1080"/>
      </w:pPr>
    </w:p>
    <w:p w14:paraId="23C44040" w14:textId="494E9018" w:rsidR="00A506F7" w:rsidRDefault="00A506F7" w:rsidP="00A506F7">
      <w:pPr>
        <w:pStyle w:val="ListParagraph"/>
        <w:numPr>
          <w:ilvl w:val="0"/>
          <w:numId w:val="8"/>
        </w:numPr>
      </w:pPr>
      <w:r>
        <w:t>And initialize in the constructor</w:t>
      </w:r>
    </w:p>
    <w:p w14:paraId="6E017767" w14:textId="1BE62009" w:rsidR="00A506F7" w:rsidRDefault="00A506F7" w:rsidP="00A506F7">
      <w:pPr>
        <w:pStyle w:val="ListParagraph"/>
        <w:ind w:left="1080"/>
      </w:pPr>
      <w:r>
        <w:rPr>
          <w:noProof/>
        </w:rPr>
        <w:drawing>
          <wp:inline distT="0" distB="0" distL="0" distR="0" wp14:anchorId="74513184" wp14:editId="2DEAAF19">
            <wp:extent cx="4721860" cy="14122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2173" w14:textId="77777777" w:rsidR="00A506F7" w:rsidRDefault="00A506F7" w:rsidP="00A506F7">
      <w:pPr>
        <w:pStyle w:val="ListParagraph"/>
        <w:ind w:left="1080"/>
      </w:pPr>
    </w:p>
    <w:p w14:paraId="78799AC5" w14:textId="1B4AF18A" w:rsidR="00A506F7" w:rsidRPr="00A506F7" w:rsidRDefault="00A506F7" w:rsidP="00A506F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DeletePerson</w:t>
      </w:r>
      <w:proofErr w:type="spellEnd"/>
      <w:r>
        <w:rPr>
          <w:b/>
        </w:rPr>
        <w:t xml:space="preserve">” </w:t>
      </w:r>
      <w:r>
        <w:t>method</w:t>
      </w:r>
    </w:p>
    <w:p w14:paraId="3ADCF0B3" w14:textId="2813DD16" w:rsidR="00A506F7" w:rsidRDefault="00A506F7" w:rsidP="00A506F7">
      <w:pPr>
        <w:pStyle w:val="ListParagraph"/>
        <w:ind w:left="1080"/>
      </w:pPr>
      <w:r>
        <w:rPr>
          <w:noProof/>
        </w:rPr>
        <w:drawing>
          <wp:inline distT="0" distB="0" distL="0" distR="0" wp14:anchorId="58D17634" wp14:editId="191E9984">
            <wp:extent cx="4592320" cy="1972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12E3" w14:textId="77777777" w:rsidR="004B1D10" w:rsidRPr="004B1D10" w:rsidRDefault="004B1D10" w:rsidP="004B1D10">
      <w:pPr>
        <w:pStyle w:val="ListParagraph"/>
        <w:ind w:left="1080"/>
      </w:pPr>
    </w:p>
    <w:p w14:paraId="746AFEA4" w14:textId="0F3F72E2" w:rsidR="004B1D10" w:rsidRPr="004B1D10" w:rsidRDefault="004B1D10" w:rsidP="004B1D10">
      <w:pPr>
        <w:pStyle w:val="ListParagraph"/>
        <w:numPr>
          <w:ilvl w:val="0"/>
          <w:numId w:val="8"/>
        </w:numPr>
      </w:pPr>
      <w:r>
        <w:rPr>
          <w:b/>
        </w:rPr>
        <w:t>“</w:t>
      </w:r>
      <w:proofErr w:type="spellStart"/>
      <w:r>
        <w:rPr>
          <w:b/>
        </w:rPr>
        <w:t>GetPersonById</w:t>
      </w:r>
      <w:proofErr w:type="spellEnd"/>
      <w:r>
        <w:rPr>
          <w:b/>
        </w:rPr>
        <w:t>”</w:t>
      </w:r>
      <w:r w:rsidR="00514F2F">
        <w:rPr>
          <w:b/>
        </w:rPr>
        <w:t xml:space="preserve"> </w:t>
      </w:r>
      <w:r w:rsidR="00514F2F">
        <w:t>method</w:t>
      </w:r>
    </w:p>
    <w:p w14:paraId="3A706FF4" w14:textId="18036589" w:rsidR="004B1D10" w:rsidRDefault="004B1D10" w:rsidP="004B1D10">
      <w:pPr>
        <w:pStyle w:val="ListParagraph"/>
        <w:ind w:left="1080"/>
      </w:pPr>
      <w:r>
        <w:rPr>
          <w:noProof/>
        </w:rPr>
        <w:drawing>
          <wp:inline distT="0" distB="0" distL="0" distR="0" wp14:anchorId="413507E7" wp14:editId="6E097D09">
            <wp:extent cx="4107815" cy="13919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EECB" w14:textId="555921AD" w:rsidR="004B1D10" w:rsidRDefault="004B1D10" w:rsidP="004B1D10">
      <w:pPr>
        <w:pStyle w:val="ListParagraph"/>
        <w:ind w:left="1080"/>
      </w:pPr>
    </w:p>
    <w:p w14:paraId="5146B1B5" w14:textId="77777777" w:rsidR="004B1D10" w:rsidRDefault="004B1D10">
      <w:r>
        <w:br w:type="page"/>
      </w:r>
    </w:p>
    <w:p w14:paraId="576DD226" w14:textId="4EF0DDED" w:rsidR="004B1D10" w:rsidRPr="00974E93" w:rsidRDefault="004B1D10" w:rsidP="004B1D10">
      <w:pPr>
        <w:pStyle w:val="ListParagraph"/>
        <w:numPr>
          <w:ilvl w:val="0"/>
          <w:numId w:val="8"/>
        </w:numPr>
      </w:pPr>
      <w:r>
        <w:rPr>
          <w:b/>
        </w:rPr>
        <w:lastRenderedPageBreak/>
        <w:t>“</w:t>
      </w:r>
      <w:proofErr w:type="spellStart"/>
      <w:r>
        <w:rPr>
          <w:b/>
        </w:rPr>
        <w:t>GetPersonByIds</w:t>
      </w:r>
      <w:proofErr w:type="spellEnd"/>
      <w:r>
        <w:rPr>
          <w:b/>
        </w:rPr>
        <w:t>”</w:t>
      </w:r>
      <w:r w:rsidR="00514F2F">
        <w:rPr>
          <w:b/>
        </w:rPr>
        <w:t xml:space="preserve"> </w:t>
      </w:r>
      <w:r w:rsidR="00514F2F">
        <w:t>method</w:t>
      </w:r>
    </w:p>
    <w:p w14:paraId="7838037A" w14:textId="0967E068" w:rsidR="004B1D10" w:rsidRDefault="004B1D10" w:rsidP="004B1D10">
      <w:pPr>
        <w:pStyle w:val="ListParagraph"/>
        <w:ind w:left="1080"/>
      </w:pPr>
      <w:r>
        <w:rPr>
          <w:noProof/>
        </w:rPr>
        <w:drawing>
          <wp:inline distT="0" distB="0" distL="0" distR="0" wp14:anchorId="510267AD" wp14:editId="12D5D2E6">
            <wp:extent cx="4455795" cy="33166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CE20" w14:textId="77777777" w:rsidR="00974E93" w:rsidRDefault="00974E93" w:rsidP="00974E93">
      <w:pPr>
        <w:pStyle w:val="ListParagraph"/>
        <w:ind w:left="1080"/>
      </w:pPr>
    </w:p>
    <w:p w14:paraId="43476EB7" w14:textId="42BC7C48" w:rsidR="00974E93" w:rsidRDefault="00974E93" w:rsidP="00974E93">
      <w:pPr>
        <w:pStyle w:val="ListParagraph"/>
        <w:numPr>
          <w:ilvl w:val="0"/>
          <w:numId w:val="8"/>
        </w:numPr>
      </w:pPr>
      <w:r>
        <w:rPr>
          <w:b/>
        </w:rPr>
        <w:t>“</w:t>
      </w:r>
      <w:proofErr w:type="spellStart"/>
      <w:r>
        <w:rPr>
          <w:b/>
        </w:rPr>
        <w:t>GetPersonByname</w:t>
      </w:r>
      <w:proofErr w:type="spellEnd"/>
      <w:r>
        <w:rPr>
          <w:b/>
        </w:rPr>
        <w:t>”</w:t>
      </w:r>
      <w:r w:rsidR="00514F2F">
        <w:t xml:space="preserve"> method</w:t>
      </w:r>
    </w:p>
    <w:p w14:paraId="59874C88" w14:textId="509AF5DD" w:rsidR="00974E93" w:rsidRDefault="00974E93" w:rsidP="00974E93">
      <w:pPr>
        <w:pStyle w:val="ListParagraph"/>
        <w:ind w:left="1080"/>
      </w:pPr>
      <w:r>
        <w:rPr>
          <w:noProof/>
        </w:rPr>
        <w:drawing>
          <wp:inline distT="0" distB="0" distL="0" distR="0" wp14:anchorId="06674F31" wp14:editId="3D67C26F">
            <wp:extent cx="4373880" cy="25044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090" w14:textId="77777777" w:rsidR="00974E93" w:rsidRDefault="00974E93" w:rsidP="00974E93">
      <w:pPr>
        <w:pStyle w:val="ListParagraph"/>
        <w:ind w:left="1080"/>
      </w:pPr>
    </w:p>
    <w:p w14:paraId="73EA5DD8" w14:textId="77777777" w:rsidR="00514F2F" w:rsidRDefault="00514F2F">
      <w:pPr>
        <w:rPr>
          <w:b/>
        </w:rPr>
      </w:pPr>
      <w:r>
        <w:rPr>
          <w:b/>
        </w:rPr>
        <w:br w:type="page"/>
      </w:r>
    </w:p>
    <w:p w14:paraId="5C0F3C87" w14:textId="7E16FA61" w:rsidR="00C14D10" w:rsidRPr="00514F2F" w:rsidRDefault="00514F2F" w:rsidP="00514F2F">
      <w:pPr>
        <w:pStyle w:val="ListParagraph"/>
        <w:numPr>
          <w:ilvl w:val="0"/>
          <w:numId w:val="8"/>
        </w:numPr>
      </w:pPr>
      <w:r>
        <w:rPr>
          <w:b/>
        </w:rPr>
        <w:lastRenderedPageBreak/>
        <w:t>“</w:t>
      </w:r>
      <w:proofErr w:type="spellStart"/>
      <w:r>
        <w:rPr>
          <w:b/>
        </w:rPr>
        <w:t>InsertPerson</w:t>
      </w:r>
      <w:proofErr w:type="spellEnd"/>
      <w:r>
        <w:rPr>
          <w:b/>
        </w:rPr>
        <w:t xml:space="preserve">” </w:t>
      </w:r>
      <w:r>
        <w:t>method</w:t>
      </w:r>
    </w:p>
    <w:p w14:paraId="34137E11" w14:textId="52904F00" w:rsidR="00514F2F" w:rsidRDefault="00514F2F" w:rsidP="00514F2F">
      <w:pPr>
        <w:pStyle w:val="ListParagraph"/>
        <w:ind w:left="1080"/>
      </w:pPr>
      <w:r>
        <w:rPr>
          <w:noProof/>
        </w:rPr>
        <w:drawing>
          <wp:inline distT="0" distB="0" distL="0" distR="0" wp14:anchorId="2659D870" wp14:editId="2090A727">
            <wp:extent cx="4663440" cy="19202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CD17" w14:textId="77777777" w:rsidR="00514F2F" w:rsidRPr="00514F2F" w:rsidRDefault="00514F2F" w:rsidP="00514F2F">
      <w:pPr>
        <w:pStyle w:val="ListParagraph"/>
        <w:ind w:left="1080"/>
      </w:pPr>
    </w:p>
    <w:p w14:paraId="29837C06" w14:textId="4EFDBCEF" w:rsidR="00514F2F" w:rsidRDefault="00514F2F" w:rsidP="00514F2F">
      <w:pPr>
        <w:pStyle w:val="ListParagraph"/>
        <w:numPr>
          <w:ilvl w:val="0"/>
          <w:numId w:val="8"/>
        </w:numPr>
      </w:pPr>
      <w:r>
        <w:rPr>
          <w:b/>
        </w:rPr>
        <w:t>“</w:t>
      </w:r>
      <w:proofErr w:type="spellStart"/>
      <w:r>
        <w:rPr>
          <w:b/>
        </w:rPr>
        <w:t>UpdatePerson</w:t>
      </w:r>
      <w:proofErr w:type="spellEnd"/>
      <w:r>
        <w:rPr>
          <w:b/>
        </w:rPr>
        <w:t>”</w:t>
      </w:r>
      <w:r>
        <w:t xml:space="preserve"> method</w:t>
      </w:r>
    </w:p>
    <w:p w14:paraId="7745FB75" w14:textId="77777777" w:rsidR="00514F2F" w:rsidRDefault="00514F2F" w:rsidP="007645B3">
      <w:pPr>
        <w:pStyle w:val="ListParagraph"/>
        <w:ind w:left="1080"/>
      </w:pPr>
    </w:p>
    <w:p w14:paraId="6C4947BA" w14:textId="4D04DF77" w:rsidR="00514F2F" w:rsidRDefault="00514F2F" w:rsidP="00514F2F">
      <w:pPr>
        <w:pStyle w:val="ListParagraph"/>
        <w:ind w:left="1080"/>
      </w:pPr>
      <w:r>
        <w:rPr>
          <w:noProof/>
        </w:rPr>
        <w:drawing>
          <wp:inline distT="0" distB="0" distL="0" distR="0" wp14:anchorId="56CE3324" wp14:editId="24758F3D">
            <wp:extent cx="4763135" cy="2060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A48D" w14:textId="77777777" w:rsidR="00514F2F" w:rsidRDefault="00514F2F" w:rsidP="00514F2F">
      <w:pPr>
        <w:pStyle w:val="ListParagraph"/>
        <w:ind w:left="1080"/>
      </w:pPr>
    </w:p>
    <w:p w14:paraId="228C4D18" w14:textId="77777777" w:rsidR="00DF2004" w:rsidRDefault="00DF2004">
      <w:r>
        <w:br w:type="page"/>
      </w:r>
    </w:p>
    <w:p w14:paraId="0B5E0D37" w14:textId="7B765E38" w:rsidR="00DF2004" w:rsidRDefault="00DF2004" w:rsidP="00BB341C">
      <w:pPr>
        <w:pStyle w:val="ListParagraph"/>
        <w:numPr>
          <w:ilvl w:val="0"/>
          <w:numId w:val="6"/>
        </w:numPr>
      </w:pPr>
      <w:proofErr w:type="gramStart"/>
      <w:r>
        <w:lastRenderedPageBreak/>
        <w:t>Nop.Web.Framework</w:t>
      </w:r>
      <w:proofErr w:type="gramEnd"/>
      <w:r>
        <w:t xml:space="preserve">  (</w:t>
      </w:r>
      <w:r w:rsidR="00D626A9">
        <w:t>DependencyRegister.cs)</w:t>
      </w:r>
    </w:p>
    <w:p w14:paraId="070975A5" w14:textId="77777777" w:rsidR="00DF2004" w:rsidRDefault="00DF2004" w:rsidP="00714363">
      <w:pPr>
        <w:pStyle w:val="ListParagraph"/>
      </w:pPr>
    </w:p>
    <w:p w14:paraId="3C824265" w14:textId="77777777" w:rsidR="00714363" w:rsidRDefault="00DF2004" w:rsidP="00DF2004">
      <w:pPr>
        <w:pStyle w:val="ListParagraph"/>
      </w:pPr>
      <w:r>
        <w:rPr>
          <w:noProof/>
        </w:rPr>
        <w:drawing>
          <wp:inline distT="0" distB="0" distL="0" distR="0" wp14:anchorId="6536844B" wp14:editId="72A6D1CE">
            <wp:extent cx="5943600" cy="393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FDF1" w14:textId="77777777" w:rsidR="00714363" w:rsidRDefault="00714363" w:rsidP="00DF2004">
      <w:pPr>
        <w:pStyle w:val="ListParagraph"/>
      </w:pPr>
    </w:p>
    <w:p w14:paraId="77E9F29B" w14:textId="255EF6B7" w:rsidR="00557B08" w:rsidRDefault="00714363" w:rsidP="00714363">
      <w:pPr>
        <w:pStyle w:val="ListParagraph"/>
        <w:numPr>
          <w:ilvl w:val="0"/>
          <w:numId w:val="8"/>
        </w:numPr>
      </w:pPr>
      <w:r>
        <w:t xml:space="preserve">Register </w:t>
      </w:r>
      <w:r w:rsidR="00C13D18">
        <w:rPr>
          <w:b/>
        </w:rPr>
        <w:t>“</w:t>
      </w:r>
      <w:proofErr w:type="spellStart"/>
      <w:r w:rsidR="00C13D18">
        <w:rPr>
          <w:b/>
        </w:rPr>
        <w:t>PersonService</w:t>
      </w:r>
      <w:proofErr w:type="spellEnd"/>
      <w:r w:rsidR="00C13D18">
        <w:rPr>
          <w:b/>
        </w:rPr>
        <w:t xml:space="preserve">” </w:t>
      </w:r>
      <w:r w:rsidR="00C13D18">
        <w:t xml:space="preserve">in </w:t>
      </w:r>
      <w:r w:rsidR="00C13D18">
        <w:rPr>
          <w:b/>
        </w:rPr>
        <w:t>“</w:t>
      </w:r>
      <w:proofErr w:type="spellStart"/>
      <w:r w:rsidR="00C13D18">
        <w:rPr>
          <w:b/>
        </w:rPr>
        <w:t>DependencyRegistrar.cs</w:t>
      </w:r>
      <w:proofErr w:type="spellEnd"/>
      <w:r w:rsidR="00C13D18">
        <w:rPr>
          <w:b/>
        </w:rPr>
        <w:t xml:space="preserve">” </w:t>
      </w:r>
    </w:p>
    <w:p w14:paraId="5427ABEC" w14:textId="472B9C74" w:rsidR="00C13D18" w:rsidRDefault="00C13D18">
      <w:r>
        <w:br w:type="page"/>
      </w:r>
    </w:p>
    <w:p w14:paraId="6F1DDD0A" w14:textId="67B5ACBC" w:rsidR="00D626A9" w:rsidRDefault="00D626A9" w:rsidP="00C960F2">
      <w:pPr>
        <w:pStyle w:val="ListParagraph"/>
      </w:pPr>
    </w:p>
    <w:p w14:paraId="3FB09BE9" w14:textId="755A1DE5" w:rsidR="00C13D18" w:rsidRDefault="00C13D18" w:rsidP="00C960F2">
      <w:pPr>
        <w:pStyle w:val="ListParagraph"/>
      </w:pPr>
    </w:p>
    <w:p w14:paraId="1D39DBBF" w14:textId="1779B848" w:rsidR="00C13D18" w:rsidRDefault="00C13D18" w:rsidP="00C960F2">
      <w:pPr>
        <w:pStyle w:val="ListParagraph"/>
      </w:pPr>
      <w:r>
        <w:rPr>
          <w:noProof/>
        </w:rPr>
        <w:drawing>
          <wp:inline distT="0" distB="0" distL="0" distR="0" wp14:anchorId="290F8661" wp14:editId="2B0C71E2">
            <wp:extent cx="5943600" cy="34804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8F59" w14:textId="730E2B1C" w:rsidR="00EF3DFC" w:rsidRDefault="00EF3DFC">
      <w:r>
        <w:br w:type="page"/>
      </w:r>
    </w:p>
    <w:p w14:paraId="0198D2F4" w14:textId="77777777" w:rsidR="00C13D18" w:rsidRDefault="00C13D18" w:rsidP="00C960F2">
      <w:pPr>
        <w:pStyle w:val="ListParagraph"/>
      </w:pPr>
    </w:p>
    <w:sectPr w:rsidR="00C13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3D4F"/>
    <w:multiLevelType w:val="hybridMultilevel"/>
    <w:tmpl w:val="AA283556"/>
    <w:lvl w:ilvl="0" w:tplc="543E645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C161C"/>
    <w:multiLevelType w:val="hybridMultilevel"/>
    <w:tmpl w:val="46DAA416"/>
    <w:lvl w:ilvl="0" w:tplc="EBF0D48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8A429F"/>
    <w:multiLevelType w:val="hybridMultilevel"/>
    <w:tmpl w:val="8550AC5C"/>
    <w:lvl w:ilvl="0" w:tplc="BEFA37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F4498"/>
    <w:multiLevelType w:val="hybridMultilevel"/>
    <w:tmpl w:val="C4D25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9484D"/>
    <w:multiLevelType w:val="hybridMultilevel"/>
    <w:tmpl w:val="B4A6ED44"/>
    <w:lvl w:ilvl="0" w:tplc="D5CA5D7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E57A1C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F0709"/>
    <w:multiLevelType w:val="hybridMultilevel"/>
    <w:tmpl w:val="2A4CECBA"/>
    <w:lvl w:ilvl="0" w:tplc="F8266B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2233DE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73456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B4B9F"/>
    <w:multiLevelType w:val="hybridMultilevel"/>
    <w:tmpl w:val="9C166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A640F"/>
    <w:multiLevelType w:val="hybridMultilevel"/>
    <w:tmpl w:val="86C6D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E46D66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B0E01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567CA3"/>
    <w:multiLevelType w:val="hybridMultilevel"/>
    <w:tmpl w:val="928CB394"/>
    <w:lvl w:ilvl="0" w:tplc="D43C83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1F1DB9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CC75D7"/>
    <w:multiLevelType w:val="hybridMultilevel"/>
    <w:tmpl w:val="2BC45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B7B66"/>
    <w:multiLevelType w:val="hybridMultilevel"/>
    <w:tmpl w:val="0AC81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6"/>
  </w:num>
  <w:num w:numId="5">
    <w:abstractNumId w:val="9"/>
  </w:num>
  <w:num w:numId="6">
    <w:abstractNumId w:val="10"/>
  </w:num>
  <w:num w:numId="7">
    <w:abstractNumId w:val="13"/>
  </w:num>
  <w:num w:numId="8">
    <w:abstractNumId w:val="0"/>
  </w:num>
  <w:num w:numId="9">
    <w:abstractNumId w:val="4"/>
  </w:num>
  <w:num w:numId="10">
    <w:abstractNumId w:val="2"/>
  </w:num>
  <w:num w:numId="11">
    <w:abstractNumId w:val="3"/>
  </w:num>
  <w:num w:numId="12">
    <w:abstractNumId w:val="16"/>
  </w:num>
  <w:num w:numId="13">
    <w:abstractNumId w:val="8"/>
  </w:num>
  <w:num w:numId="14">
    <w:abstractNumId w:val="11"/>
  </w:num>
  <w:num w:numId="15">
    <w:abstractNumId w:val="7"/>
  </w:num>
  <w:num w:numId="16">
    <w:abstractNumId w:val="12"/>
  </w:num>
  <w:num w:numId="17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ric Tan">
    <w15:presenceInfo w15:providerId="AD" w15:userId="S-1-5-21-1946807235-3222390939-107208073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9F"/>
    <w:rsid w:val="00060F44"/>
    <w:rsid w:val="000846FD"/>
    <w:rsid w:val="000A4804"/>
    <w:rsid w:val="000C24C4"/>
    <w:rsid w:val="0010284B"/>
    <w:rsid w:val="00151ECC"/>
    <w:rsid w:val="00183BA2"/>
    <w:rsid w:val="00186497"/>
    <w:rsid w:val="0019713A"/>
    <w:rsid w:val="001A4E4B"/>
    <w:rsid w:val="001E1EAF"/>
    <w:rsid w:val="001F0531"/>
    <w:rsid w:val="001F0863"/>
    <w:rsid w:val="001F26AB"/>
    <w:rsid w:val="00235169"/>
    <w:rsid w:val="002407C3"/>
    <w:rsid w:val="00284D22"/>
    <w:rsid w:val="00290BDC"/>
    <w:rsid w:val="00294B86"/>
    <w:rsid w:val="00302CF0"/>
    <w:rsid w:val="00317843"/>
    <w:rsid w:val="00354884"/>
    <w:rsid w:val="00354FCE"/>
    <w:rsid w:val="0037529F"/>
    <w:rsid w:val="00377306"/>
    <w:rsid w:val="003D1950"/>
    <w:rsid w:val="003E484F"/>
    <w:rsid w:val="003F26CF"/>
    <w:rsid w:val="00405EF5"/>
    <w:rsid w:val="004B1D10"/>
    <w:rsid w:val="004C4B28"/>
    <w:rsid w:val="0050518C"/>
    <w:rsid w:val="005072D7"/>
    <w:rsid w:val="00514F2F"/>
    <w:rsid w:val="00530AAB"/>
    <w:rsid w:val="005542D3"/>
    <w:rsid w:val="00557B08"/>
    <w:rsid w:val="005637F3"/>
    <w:rsid w:val="00600199"/>
    <w:rsid w:val="006725DA"/>
    <w:rsid w:val="006726D4"/>
    <w:rsid w:val="00684142"/>
    <w:rsid w:val="006A6570"/>
    <w:rsid w:val="006D0AA9"/>
    <w:rsid w:val="007009F9"/>
    <w:rsid w:val="00701D3C"/>
    <w:rsid w:val="00714363"/>
    <w:rsid w:val="00736F9F"/>
    <w:rsid w:val="00762753"/>
    <w:rsid w:val="007645B3"/>
    <w:rsid w:val="00770D68"/>
    <w:rsid w:val="007737B1"/>
    <w:rsid w:val="0077515A"/>
    <w:rsid w:val="007858DC"/>
    <w:rsid w:val="00793A90"/>
    <w:rsid w:val="0079792D"/>
    <w:rsid w:val="00810ED3"/>
    <w:rsid w:val="008143B7"/>
    <w:rsid w:val="00850E1E"/>
    <w:rsid w:val="008909D0"/>
    <w:rsid w:val="00896C4D"/>
    <w:rsid w:val="008A2A6B"/>
    <w:rsid w:val="008B644A"/>
    <w:rsid w:val="0090796E"/>
    <w:rsid w:val="00920F4A"/>
    <w:rsid w:val="00950BC2"/>
    <w:rsid w:val="00974E93"/>
    <w:rsid w:val="009E400D"/>
    <w:rsid w:val="00A506F7"/>
    <w:rsid w:val="00A87AB8"/>
    <w:rsid w:val="00AB601F"/>
    <w:rsid w:val="00AC6B37"/>
    <w:rsid w:val="00B32F1A"/>
    <w:rsid w:val="00BA7209"/>
    <w:rsid w:val="00BB341C"/>
    <w:rsid w:val="00C13D18"/>
    <w:rsid w:val="00C14D10"/>
    <w:rsid w:val="00C21C45"/>
    <w:rsid w:val="00C64DBA"/>
    <w:rsid w:val="00C85AF3"/>
    <w:rsid w:val="00C960F2"/>
    <w:rsid w:val="00CC54A2"/>
    <w:rsid w:val="00CD1C79"/>
    <w:rsid w:val="00D1165C"/>
    <w:rsid w:val="00D23F2D"/>
    <w:rsid w:val="00D576EB"/>
    <w:rsid w:val="00D626A9"/>
    <w:rsid w:val="00D65864"/>
    <w:rsid w:val="00DB32E9"/>
    <w:rsid w:val="00DE42E8"/>
    <w:rsid w:val="00DE71B4"/>
    <w:rsid w:val="00DF2004"/>
    <w:rsid w:val="00DF2827"/>
    <w:rsid w:val="00E1724E"/>
    <w:rsid w:val="00E21B9E"/>
    <w:rsid w:val="00E229ED"/>
    <w:rsid w:val="00E36439"/>
    <w:rsid w:val="00E55FA9"/>
    <w:rsid w:val="00E91D14"/>
    <w:rsid w:val="00EC564A"/>
    <w:rsid w:val="00EF3DFC"/>
    <w:rsid w:val="00F0207B"/>
    <w:rsid w:val="00F06B0C"/>
    <w:rsid w:val="00F32833"/>
    <w:rsid w:val="00F70BDC"/>
    <w:rsid w:val="00F82126"/>
    <w:rsid w:val="00F93AFE"/>
    <w:rsid w:val="00F9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403A"/>
  <w15:chartTrackingRefBased/>
  <w15:docId w15:val="{75AE00D4-04DA-4ED6-BE1B-A3F8378D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84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84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F9F"/>
    <w:pPr>
      <w:ind w:left="720"/>
      <w:contextualSpacing/>
    </w:pPr>
  </w:style>
  <w:style w:type="table" w:styleId="TableGrid">
    <w:name w:val="Table Grid"/>
    <w:basedOn w:val="TableNormal"/>
    <w:uiPriority w:val="39"/>
    <w:rsid w:val="00EC5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8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8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17843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7843"/>
    <w:rPr>
      <w:rFonts w:eastAsiaTheme="majorEastAsia" w:cstheme="majorBidi"/>
      <w:b/>
      <w:color w:val="000000" w:themeColor="text1"/>
      <w:sz w:val="24"/>
      <w:szCs w:val="2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7843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7843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843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317843"/>
    <w:pPr>
      <w:spacing w:after="100"/>
      <w:ind w:left="220"/>
    </w:pPr>
  </w:style>
  <w:style w:type="paragraph" w:styleId="Revision">
    <w:name w:val="Revision"/>
    <w:hidden/>
    <w:uiPriority w:val="99"/>
    <w:semiHidden/>
    <w:rsid w:val="00920F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189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49676/token" TargetMode="External"/><Relationship Id="rId26" Type="http://schemas.openxmlformats.org/officeDocument/2006/relationships/hyperlink" Target="http://localhost:15536//oauth/authorize?client_id=3c7c79c9-acaa-46d5-b705-70df04973ab4&amp;redirect_uri=http%3a%2f%2flocalhost%3a49676%2ftoken&amp;response_type=code&amp;state=2d17a2e9-4a11-4467-9f81-79da60618d07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www.nopcommerce.com" TargetMode="External"/><Relationship Id="rId11" Type="http://schemas.openxmlformats.org/officeDocument/2006/relationships/hyperlink" Target="https://www.techadvisor.co.uk/how-to/windows/how-run-programs-as-administrator-in-windows-10-3632744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package" Target="embeddings/Microsoft_Excel_Worksheet.xlsx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15536" TargetMode="External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91F41-BF33-4F14-BAA4-2D3346A96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25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Tan</dc:creator>
  <cp:keywords/>
  <dc:description/>
  <cp:lastModifiedBy>Eric Tan</cp:lastModifiedBy>
  <cp:revision>7</cp:revision>
  <dcterms:created xsi:type="dcterms:W3CDTF">2018-07-16T01:54:00Z</dcterms:created>
  <dcterms:modified xsi:type="dcterms:W3CDTF">2018-07-23T02:49:00Z</dcterms:modified>
</cp:coreProperties>
</file>